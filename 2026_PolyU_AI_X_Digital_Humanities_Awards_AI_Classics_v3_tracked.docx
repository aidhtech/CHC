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A1D05" w:rsidR="007F76F1" w:rsidRDefault="00245A90" w14:paraId="10D171A6" w14:textId="77777777">
      <w:pPr>
        <w:spacing w:after="40" w:line="307" w:lineRule="auto"/>
        <w:jc w:val="center"/>
        <w:rPr>
          <w:rFonts w:ascii="Times New Roman" w:hAnsi="Times New Roman" w:cs="Times New Roman"/>
        </w:rPr>
      </w:pPr>
      <w:r>
        <w:rPr>
          <w:rFonts w:hint="eastAsia" w:ascii="SimSun" w:hAnsi="SimSun" w:eastAsia="SimSun" w:cs="SimSun"/>
          <w:b/>
          <w:color w:val="8A1C1C"/>
          <w:sz w:val="30"/>
          <w:lang w:val="zh-HK" w:eastAsia="zh-HK" w:bidi="en-US"/>
        </w:rPr>
        <w:t>香港理工大學</w:t>
      </w:r>
      <w:r>
        <w:rPr>
          <w:rFonts w:ascii="Times New Roman" w:hAnsi="Times New Roman" w:cs="Times New Roman"/>
          <w:b/>
          <w:color w:val="8A1C1C"/>
          <w:sz w:val="30"/>
          <w:lang w:val="zh-HK" w:eastAsia="zh-HK" w:bidi="en-US"/>
        </w:rPr>
        <w:t xml:space="preserve">  </w:t>
      </w:r>
      <w:r>
        <w:rPr>
          <w:rFonts w:hint="eastAsia" w:ascii="SimSun" w:hAnsi="SimSun" w:eastAsia="SimSun" w:cs="SimSun"/>
          <w:b/>
          <w:color w:val="8A1C1C"/>
          <w:sz w:val="30"/>
          <w:lang w:val="zh-HK" w:eastAsia="zh-HK" w:bidi="en-US"/>
        </w:rPr>
        <w:t>人文學院</w:t>
      </w:r>
    </w:p>
    <w:p w:rsidRPr="00AA1D05" w:rsidR="007F76F1" w:rsidRDefault="00245A90" w14:paraId="4E019E75" w14:textId="77777777">
      <w:pPr>
        <w:spacing w:after="160" w:line="307" w:lineRule="auto"/>
        <w:jc w:val="center"/>
        <w:rPr>
          <w:rFonts w:ascii="Times New Roman" w:hAnsi="Times New Roman" w:cs="Times New Roman"/>
        </w:rPr>
      </w:pPr>
      <w:r>
        <w:rPr>
          <w:rFonts w:ascii="Times New Roman" w:hAnsi="Times New Roman" w:cs="Times New Roman"/>
          <w:i/>
          <w:color w:val="6A6A6A"/>
          <w:sz w:val="23"/>
          <w:lang w:val="zh-HK" w:eastAsia="zh-HK" w:bidi="en-US"/>
        </w:rPr>
        <w:t>Faculty of Humanities, The Hong Kong Polytechnic University</w:t>
      </w:r>
    </w:p>
    <w:p w:rsidRPr="00AA1D05" w:rsidR="00445307" w:rsidP="00445307" w:rsidRDefault="00445307" w14:paraId="7E2227EA" w14:textId="483AA2B4">
      <w:pPr>
        <w:jc w:val="center"/>
        <w:rPr>
          <w:rFonts w:ascii="Times New Roman" w:hAnsi="Times New Roman" w:cs="Times New Roman"/>
          <w:b/>
          <w:bCs/>
        </w:rPr>
      </w:pPr>
      <w:r>
        <w:rPr>
          <w:rFonts w:ascii="Times New Roman" w:hAnsi="Times New Roman" w:cs="Times New Roman"/>
          <w:b/>
          <w:bCs/>
        </w:rPr>
        <w:t>PolyU AI X Digital Humanities Awards</w:t>
      </w:r>
      <w:r>
        <w:rPr>
          <w:rFonts w:hint="eastAsia" w:ascii="Times New Roman" w:hAnsi="Times New Roman" w:eastAsia="PMingLiU" w:cs="Times New Roman"/>
          <w:b/>
          <w:bCs/>
          <w:lang w:eastAsia="zh-TW"/>
        </w:rPr>
        <w:t xml:space="preserve"> </w:t>
      </w:r>
      <w:r>
        <w:rPr>
          <w:rFonts w:ascii="Times New Roman" w:hAnsi="Times New Roman" w:cs="Times New Roman"/>
          <w:b/>
          <w:bCs/>
        </w:rPr>
        <w:t>2026</w:t>
      </w:r>
    </w:p>
    <w:p w:rsidRPr="00AA1D05" w:rsidR="00445307" w:rsidP="00445307" w:rsidRDefault="00445307" w14:paraId="7F62328A" w14:textId="15161049">
      <w:pPr>
        <w:jc w:val="center"/>
        <w:rPr>
          <w:rFonts w:ascii="Times New Roman" w:hAnsi="Times New Roman" w:cs="Times New Roman"/>
          <w:b/>
          <w:bCs/>
        </w:rPr>
      </w:pPr>
      <w:r>
        <w:rPr>
          <w:rFonts w:ascii="Times New Roman" w:hAnsi="Times New Roman" w:cs="Times New Roman"/>
          <w:b/>
          <w:bCs/>
        </w:rPr>
        <w:t>Theme: AI &amp; Classics</w:t>
      </w:r>
    </w:p>
    <w:p w:rsidRPr="00AA1D05" w:rsidR="007F76F1" w:rsidRDefault="00245A90" w14:paraId="392BBC53" w14:textId="77777777">
      <w:pPr>
        <w:spacing w:before="240" w:after="80" w:line="264" w:lineRule="auto"/>
        <w:rPr>
          <w:rFonts w:ascii="Times New Roman" w:hAnsi="Times New Roman" w:cs="Times New Roman"/>
        </w:rPr>
      </w:pPr>
      <w:r>
        <w:rPr>
          <w:rFonts w:hint="eastAsia" w:ascii="SimSun" w:hAnsi="SimSun" w:eastAsia="SimSun" w:cs="SimSun"/>
          <w:b/>
          <w:color w:val="8A1C1C"/>
          <w:sz w:val="28"/>
          <w:lang w:val="zh-HK" w:eastAsia="zh-HK" w:bidi="en-US"/>
        </w:rPr>
        <w:t>一、比賽定位與宗旨</w:t>
      </w:r>
      <w:r>
        <w:rPr>
          <w:rFonts w:ascii="Times New Roman" w:hAnsi="Times New Roman" w:cs="Times New Roman"/>
          <w:b/>
          <w:color w:val="8A1C1C"/>
          <w:sz w:val="28"/>
          <w:lang w:val="zh-HK" w:eastAsia="zh-HK" w:bidi="en-US"/>
        </w:rPr>
        <w:t xml:space="preserve"> / 1. Positioning and Objectives</w:t>
      </w:r>
    </w:p>
    <w:p w:rsidRPr="00212C0C" w:rsidR="00BD5508" w:rsidP="00BD5508" w:rsidRDefault="00BD5508" w14:paraId="0F693637" w14:textId="53B6700F">
      <w:pPr>
        <w:spacing w:before="240" w:after="80" w:line="264" w:lineRule="auto"/>
        <w:rPr>
          <w:rFonts w:ascii="Times New Roman" w:hAnsi="Times New Roman" w:eastAsia="SimSun" w:cs="Times New Roman"/>
          <w:lang w:eastAsia="zh-HK" w:bidi="en-US"/>
        </w:rPr>
      </w:pPr>
      <w:r>
        <w:rPr>
          <w:rFonts w:ascii="Times New Roman" w:hAnsi="Times New Roman" w:eastAsia="SimSun" w:cs="Times New Roman"/>
          <w:b/>
          <w:bCs/>
          <w:lang w:eastAsia="zh-HK" w:bidi="en-US"/>
        </w:rPr>
        <w:t>「理大人工智能</w:t>
      </w:r>
      <w:r>
        <w:rPr>
          <w:rFonts w:ascii="Times New Roman" w:hAnsi="Times New Roman" w:eastAsia="SimSun" w:cs="Times New Roman"/>
          <w:b/>
          <w:bCs/>
          <w:lang w:eastAsia="zh-HK" w:bidi="en-US"/>
        </w:rPr>
        <w:t xml:space="preserve"> × </w:t>
      </w:r>
      <w:r>
        <w:rPr>
          <w:rFonts w:ascii="Times New Roman" w:hAnsi="Times New Roman" w:eastAsia="SimSun" w:cs="Times New Roman"/>
          <w:b/>
          <w:bCs/>
          <w:lang w:eastAsia="zh-HK" w:bidi="en-US"/>
        </w:rPr>
        <w:t>數位人文獎</w:t>
      </w:r>
      <w:r>
        <w:rPr>
          <w:rFonts w:ascii="Times New Roman" w:hAnsi="Times New Roman" w:eastAsia="SimSun" w:cs="Times New Roman"/>
          <w:b/>
          <w:bCs/>
          <w:lang w:eastAsia="zh-HK" w:bidi="en-US"/>
        </w:rPr>
        <w:t>2026</w:t>
      </w:r>
      <w:r>
        <w:rPr>
          <w:rFonts w:ascii="Times New Roman" w:hAnsi="Times New Roman" w:eastAsia="SimSun" w:cs="Times New Roman"/>
          <w:b/>
          <w:bCs/>
          <w:lang w:eastAsia="zh-HK" w:bidi="en-US"/>
        </w:rPr>
        <w:t>」</w:t>
      </w:r>
      <w:r>
        <w:rPr>
          <w:rFonts w:hint="eastAsia" w:ascii="Times New Roman" w:hAnsi="Times New Roman" w:eastAsia="SimSun" w:cs="Times New Roman"/>
          <w:lang w:eastAsia="zh-HK" w:bidi="en-US"/>
        </w:rPr>
        <w:t>是專為香港理工大學人文學院本科生舉辦的校內活動，旨在鼓勵學生運用人工智能、數位人文及相關科技，深入研習古典文獻、經典思想、歷史文化、翻譯與語言分析，從而推動人工智能與古典研究的跨界融合。</w:t>
      </w:r>
    </w:p>
    <w:p w:rsidRPr="00212C0C" w:rsidR="00BD5508" w:rsidP="00BD5508" w:rsidRDefault="00BD5508" w14:paraId="7970B741" w14:textId="73FEC219">
      <w:pPr>
        <w:spacing w:before="240" w:after="80" w:line="264" w:lineRule="auto"/>
        <w:rPr>
          <w:rFonts w:ascii="Times New Roman" w:hAnsi="Times New Roman" w:eastAsia="SimSun" w:cs="Times New Roman"/>
          <w:lang w:eastAsia="zh-HK" w:bidi="en-US"/>
        </w:rPr>
      </w:pPr>
      <w:r>
        <w:rPr>
          <w:rFonts w:hint="eastAsia" w:ascii="Times New Roman" w:hAnsi="Times New Roman" w:eastAsia="SimSun" w:cs="Times New Roman"/>
          <w:lang w:eastAsia="zh-HK" w:bidi="en-US"/>
        </w:rPr>
        <w:t>本屆比賽以「人工智能與經典」（</w:t>
      </w:r>
      <w:r>
        <w:rPr>
          <w:rFonts w:ascii="Times New Roman" w:hAnsi="Times New Roman" w:eastAsia="SimSun" w:cs="Times New Roman"/>
          <w:lang w:eastAsia="zh-HK" w:bidi="en-US"/>
        </w:rPr>
        <w:t>AI &amp; Classics</w:t>
      </w:r>
      <w:r>
        <w:rPr>
          <w:rFonts w:hint="eastAsia" w:ascii="Times New Roman" w:hAnsi="Times New Roman" w:eastAsia="SimSun" w:cs="Times New Roman"/>
          <w:lang w:eastAsia="zh-HK" w:bidi="en-US"/>
        </w:rPr>
        <w:t>）為主題，鼓勵同學探索最新科技與傳統經典的結合與應用。參賽者可運用生成式人工智能（</w:t>
      </w:r>
      <w:r>
        <w:rPr>
          <w:rFonts w:ascii="Times New Roman" w:hAnsi="Times New Roman" w:eastAsia="SimSun" w:cs="Times New Roman"/>
          <w:lang w:eastAsia="zh-HK" w:bidi="en-US"/>
        </w:rPr>
        <w:t>Generative AI</w:t>
      </w:r>
      <w:r>
        <w:rPr>
          <w:rFonts w:hint="eastAsia" w:ascii="Times New Roman" w:hAnsi="Times New Roman" w:eastAsia="SimSun" w:cs="Times New Roman"/>
          <w:lang w:eastAsia="zh-HK" w:bidi="en-US"/>
        </w:rPr>
        <w:t>）、數位人文研究方法及相關技術（如機器學習、空間視覺化等），重新詮釋古典材料。參賽作品須兼具紮實的學術基礎、教學價值與創新思維，並展現公眾參與的潛力。</w:t>
      </w:r>
    </w:p>
    <w:p w:rsidR="00420D4F" w:rsidP="00397B0C" w:rsidRDefault="00832F38" w14:paraId="070F0B29" w14:textId="59C89760">
      <w:pPr>
        <w:spacing w:after="40" w:line="300" w:lineRule="auto"/>
        <w:rPr>
          <w:rFonts w:ascii="Times New Roman" w:hAnsi="Times New Roman" w:eastAsia="SimSun" w:cs="Times New Roman"/>
          <w:lang w:eastAsia="zh-HK" w:bidi="en-US"/>
        </w:rPr>
      </w:pPr>
      <w:r>
        <w:rPr>
          <w:rFonts w:ascii="Times New Roman" w:hAnsi="Times New Roman" w:eastAsia="SimSun" w:cs="Times New Roman"/>
          <w:lang w:eastAsia="zh-HK" w:bidi="en-US"/>
        </w:rPr>
        <w:t>The “</w:t>
      </w:r>
      <w:r>
        <w:rPr>
          <w:rFonts w:ascii="Times New Roman" w:hAnsi="Times New Roman" w:eastAsia="SimSun" w:cs="Times New Roman"/>
          <w:b/>
          <w:bCs/>
          <w:lang w:eastAsia="zh-HK" w:bidi="en-US"/>
        </w:rPr>
        <w:t>PolyU AI × Digital Humanities Awards</w:t>
      </w:r>
      <w:r>
        <w:rPr>
          <w:rFonts w:hint="eastAsia" w:ascii="Times New Roman" w:hAnsi="Times New Roman" w:eastAsia="SimSun" w:cs="Times New Roman"/>
          <w:b/>
          <w:bCs/>
          <w:lang w:eastAsia="zh-HK" w:bidi="en-US"/>
        </w:rPr>
        <w:t xml:space="preserve"> </w:t>
      </w:r>
      <w:r>
        <w:rPr>
          <w:rFonts w:ascii="Times New Roman" w:hAnsi="Times New Roman" w:eastAsia="SimSun" w:cs="Times New Roman"/>
          <w:b/>
          <w:bCs/>
          <w:lang w:eastAsia="zh-HK" w:bidi="en-US"/>
        </w:rPr>
        <w:t>2026</w:t>
      </w:r>
      <w:r>
        <w:rPr>
          <w:rFonts w:ascii="Times New Roman" w:hAnsi="Times New Roman" w:eastAsia="SimSun" w:cs="Times New Roman"/>
          <w:lang w:eastAsia="zh-HK" w:bidi="en-US"/>
        </w:rPr>
        <w:t xml:space="preserve">” is </w:t>
      </w:r>
      <w:del w:author="Claude" w:date="2026-06-30T00:00:00Z" w:id="0">
        <w:r>
          <w:rPr>
            <w:rFonts w:ascii="Times New Roman" w:hAnsi="Times New Roman" w:eastAsia="SimSun" w:cs="Times New Roman"/>
            <w:lang w:eastAsia="zh-HK" w:bidi="en-US"/>
          </w:rPr>
          <w:delText xml:space="preserve">a flagship </w:delText>
        </w:r>
      </w:del>
      <w:ins w:author="Claude" w:date="2026-06-30T00:00:00Z" w:id="1">
        <w:r>
          <w:rPr>
            <w:rFonts w:ascii="Times New Roman" w:hAnsi="Times New Roman" w:eastAsia="SimSun" w:cs="Times New Roman"/>
            <w:lang w:eastAsia="zh-HK" w:bidi="en-US"/>
          </w:rPr>
          <w:t xml:space="preserve">an </w:t>
        </w:r>
      </w:ins>
      <w:r>
        <w:rPr>
          <w:rFonts w:ascii="Times New Roman" w:hAnsi="Times New Roman" w:eastAsia="SimSun" w:cs="Times New Roman"/>
          <w:lang w:eastAsia="zh-HK" w:bidi="en-US"/>
        </w:rPr>
        <w:t xml:space="preserve">internal competition for undergraduate students in the Faculty of Humanities at The Hong Kong Polytechnic University. The competition highlights the intersection of artificial intelligence and </w:t>
      </w:r>
      <w:r>
        <w:rPr>
          <w:rFonts w:hint="eastAsia" w:ascii="Times New Roman" w:hAnsi="Times New Roman" w:eastAsia="SimSun" w:cs="Times New Roman"/>
          <w:lang w:eastAsia="zh-HK" w:bidi="en-US"/>
        </w:rPr>
        <w:t>c</w:t>
      </w:r>
      <w:r>
        <w:rPr>
          <w:rFonts w:ascii="Times New Roman" w:hAnsi="Times New Roman" w:eastAsia="SimSun" w:cs="Times New Roman"/>
          <w:lang w:eastAsia="zh-HK" w:bidi="en-US"/>
        </w:rPr>
        <w:t>lassical studies, encouraging students to explore classical texts, classical thought, history, culture, translation, and linguistic analysis through innovative AI and digital humanities approaches.</w:t>
      </w:r>
    </w:p>
    <w:p w:rsidRPr="00212C0C" w:rsidR="00420D4F" w:rsidP="00397B0C" w:rsidRDefault="00420D4F" w14:paraId="4964A5EE" w14:textId="4FE4A88F">
      <w:pPr>
        <w:spacing w:after="40" w:line="300" w:lineRule="auto"/>
        <w:rPr>
          <w:rFonts w:ascii="Times New Roman" w:hAnsi="Times New Roman" w:eastAsia="SimSun" w:cs="Times New Roman"/>
          <w:lang w:eastAsia="zh-HK" w:bidi="en-US"/>
        </w:rPr>
      </w:pPr>
      <w:r>
        <w:rPr>
          <w:rFonts w:ascii="Times New Roman" w:hAnsi="Times New Roman" w:eastAsia="SimSun" w:cs="Times New Roman"/>
          <w:lang w:eastAsia="zh-HK" w:bidi="en-US"/>
        </w:rPr>
        <w:t>Under the theme “</w:t>
      </w:r>
      <w:r>
        <w:rPr>
          <w:rFonts w:ascii="Times New Roman" w:hAnsi="Times New Roman" w:eastAsia="SimSun" w:cs="Times New Roman"/>
          <w:i/>
          <w:iCs/>
          <w:lang w:eastAsia="zh-HK" w:bidi="en-US"/>
        </w:rPr>
        <w:t>AI &amp; Classics</w:t>
      </w:r>
      <w:r>
        <w:rPr>
          <w:rFonts w:ascii="Times New Roman" w:hAnsi="Times New Roman" w:eastAsia="SimSun" w:cs="Times New Roman"/>
          <w:lang w:eastAsia="zh-HK" w:bidi="en-US"/>
        </w:rPr>
        <w:t>,” the competition invites students to explore how emerging technologies can build bridges to ancient knowledge. Participants are encouraged to use generative AI, digital humanities methods, and related technologies—such as machine learning and spatial visualization—to reinterpret classical materials and develop projects that demonstrate strong academic grounding, pedagogical value, innovative thinking, and potential for public engagement.</w:t>
      </w:r>
    </w:p>
    <w:p w:rsidRPr="00AA1D05" w:rsidR="007F76F1" w:rsidRDefault="00245A90" w14:paraId="63AC1CF4" w14:textId="77777777">
      <w:pPr>
        <w:spacing w:before="240" w:after="80" w:line="264" w:lineRule="auto"/>
        <w:rPr>
          <w:rFonts w:ascii="Times New Roman" w:hAnsi="Times New Roman" w:cs="Times New Roman"/>
          <w:lang w:eastAsia="zh-TW"/>
        </w:rPr>
      </w:pPr>
      <w:r>
        <w:rPr>
          <w:rFonts w:hint="eastAsia" w:ascii="SimSun" w:hAnsi="SimSun" w:eastAsia="SimSun" w:cs="SimSun"/>
          <w:b/>
          <w:color w:val="8A1C1C"/>
          <w:sz w:val="28"/>
          <w:lang w:val="zh-HK" w:eastAsia="zh-HK" w:bidi="en-US"/>
        </w:rPr>
        <w:t>二、主題說明</w:t>
      </w:r>
      <w:r>
        <w:rPr>
          <w:rFonts w:ascii="Times New Roman" w:hAnsi="Times New Roman" w:cs="Times New Roman"/>
          <w:b/>
          <w:color w:val="8A1C1C"/>
          <w:sz w:val="28"/>
          <w:lang w:val="zh-HK" w:eastAsia="zh-HK" w:bidi="en-US"/>
        </w:rPr>
        <w:t xml:space="preserve"> / 2. Theme</w:t>
      </w:r>
    </w:p>
    <w:p w:rsidRPr="00212C0C" w:rsidR="007F76F1" w:rsidP="31756D72" w:rsidRDefault="374945F1" w14:paraId="5CDFB0EE" w14:textId="1061D89A">
      <w:pPr>
        <w:spacing w:after="40" w:line="300" w:lineRule="auto"/>
        <w:rPr>
          <w:rFonts w:ascii="Times New Roman" w:hAnsi="Times New Roman" w:cs="Times New Roman"/>
          <w:color w:val="0D0D0D" w:themeColor="text1" w:themeTint="F2"/>
          <w:lang w:eastAsia="zh-TW"/>
        </w:rPr>
      </w:pPr>
      <w:r>
        <w:rPr>
          <w:rFonts w:ascii="SimSun" w:hAnsi="SimSun" w:eastAsia="SimSun" w:cs="SimSun"/>
          <w:color w:val="0D0D0D" w:themeColor="text1" w:themeTint="F2"/>
          <w:lang w:val="zh-HK" w:eastAsia="zh-HK" w:bidi="en-US"/>
        </w:rPr>
        <w:t>本屆主題為「</w:t>
      </w:r>
      <w:r>
        <w:rPr>
          <w:rFonts w:ascii="Times New Roman" w:hAnsi="Times New Roman" w:cs="Times New Roman"/>
          <w:color w:val="0D0D0D" w:themeColor="text1" w:themeTint="F2"/>
          <w:lang w:val="zh-HK" w:eastAsia="zh-HK" w:bidi="en-US"/>
        </w:rPr>
        <w:t>AI &amp; Classics</w:t>
      </w:r>
      <w:r>
        <w:rPr>
          <w:rFonts w:ascii="SimSun" w:hAnsi="SimSun" w:eastAsia="SimSun" w:cs="SimSun"/>
          <w:color w:val="0D0D0D" w:themeColor="text1" w:themeTint="F2"/>
          <w:lang w:val="zh-HK" w:eastAsia="zh-HK" w:bidi="en-US"/>
        </w:rPr>
        <w:t>」。</w:t>
      </w:r>
      <w:r>
        <w:rPr>
          <w:rFonts w:ascii="Times New Roman" w:hAnsi="Times New Roman" w:eastAsia="SimSun" w:cs="Times New Roman"/>
          <w:color w:val="0D0D0D" w:themeColor="text1" w:themeTint="F2"/>
          <w:lang w:val="zh-HK" w:eastAsia="zh-HK" w:bidi="en-US"/>
        </w:rPr>
        <w:t>所謂</w:t>
      </w:r>
      <w:r>
        <w:rPr>
          <w:rFonts w:ascii="Times New Roman" w:hAnsi="Times New Roman" w:cs="Times New Roman"/>
          <w:color w:val="0D0D0D" w:themeColor="text1" w:themeTint="F2"/>
          <w:lang w:val="zh-HK" w:eastAsia="zh-HK" w:bidi="en-US"/>
        </w:rPr>
        <w:t xml:space="preserve"> </w:t>
      </w:r>
      <w:r>
        <w:rPr>
          <w:rFonts w:ascii="Times New Roman" w:hAnsi="Times New Roman" w:eastAsia="SimSun" w:cs="Times New Roman"/>
          <w:color w:val="0D0D0D" w:themeColor="text1" w:themeTint="F2"/>
          <w:lang w:val="zh-HK" w:eastAsia="zh-HK" w:bidi="en-US"/>
        </w:rPr>
        <w:t>Classics</w:t>
      </w:r>
      <w:r>
        <w:rPr>
          <w:rFonts w:hint="eastAsia" w:ascii="Times New Roman" w:hAnsi="Times New Roman" w:eastAsia="SimSun" w:cs="Times New Roman"/>
          <w:color w:val="0D0D0D" w:themeColor="text1" w:themeTint="F2"/>
          <w:lang w:val="zh-HK" w:eastAsia="zh-HK" w:bidi="en-US"/>
        </w:rPr>
        <w:t>「經典</w:t>
      </w:r>
      <w:r>
        <w:rPr>
          <w:rFonts w:hint="eastAsia" w:ascii="SimSun" w:hAnsi="SimSun" w:eastAsia="SimSun" w:cs="SimSun"/>
          <w:color w:val="0D0D0D" w:themeColor="text1" w:themeTint="F2"/>
          <w:lang w:val="zh-HK" w:eastAsia="zh-HK" w:bidi="en-US"/>
        </w:rPr>
        <w:t>」</w:t>
      </w:r>
      <w:r>
        <w:rPr>
          <w:rFonts w:ascii="SimSun" w:hAnsi="SimSun" w:eastAsia="SimSun" w:cs="SimSun"/>
          <w:color w:val="0D0D0D" w:themeColor="text1" w:themeTint="F2"/>
          <w:lang w:val="zh-HK" w:eastAsia="zh-HK" w:bidi="en-US"/>
        </w:rPr>
        <w:t>，在比賽中可廣義理解為古典文本、經典思想、古代歷史文化、古籍圖像、經典翻譯與相關知識傳播。參賽作品可圍繞古典文獻與文化，也可延伸至古典語言、古典接受史、經典詮釋或跨文化翻譯等課題，但須清楚說明其與「經典」或「古典學習」的關聯。</w:t>
      </w:r>
    </w:p>
    <w:p w:rsidRPr="00212C0C" w:rsidR="007F76F1" w:rsidP="41711D24" w:rsidRDefault="374945F1" w14:paraId="0C9370B5" w14:textId="14BF51EE">
      <w:pPr>
        <w:spacing w:after="120" w:line="288" w:lineRule="auto"/>
        <w:rPr>
          <w:rFonts w:ascii="Times New Roman" w:hAnsi="Times New Roman" w:eastAsia="Times New Roman" w:cs="Times New Roman"/>
          <w:i w:val="1"/>
          <w:iCs w:val="1"/>
          <w:color w:val="555555"/>
          <w:sz w:val="19"/>
          <w:szCs w:val="19"/>
          <w:lang w:eastAsia="zh-HK" w:bidi="en-US"/>
          <w:rPrChange w:author="Guest User" w:date="2026-07-02T01:19:15.068Z" w:id="379181791">
            <w:rPr>
              <w:rFonts w:ascii="SimSun" w:hAnsi="SimSun" w:eastAsia="SimSun" w:cs="SimSun"/>
              <w:i w:val="1"/>
              <w:iCs w:val="1"/>
              <w:color w:val="555555"/>
              <w:sz w:val="19"/>
              <w:szCs w:val="19"/>
              <w:lang w:eastAsia="zh-HK" w:bidi="en-US"/>
            </w:rPr>
          </w:rPrChange>
        </w:rPr>
      </w:pPr>
      <w:r w:rsidRPr="41711D24" w:rsidR="41711D24">
        <w:rPr>
          <w:rFonts w:ascii="Times New Roman" w:hAnsi="Times New Roman" w:eastAsia="Times New Roman" w:cs="Times New Roman"/>
          <w:i w:val="1"/>
          <w:iCs w:val="1"/>
          <w:color w:val="555555"/>
          <w:sz w:val="19"/>
          <w:szCs w:val="19"/>
          <w:lang w:eastAsia="zh-HK" w:bidi="en-US"/>
          <w:rPrChange w:author="Guest User" w:date="2026-07-02T01:19:15.063Z" w16du:dateUtc="2026-07-02T01:19:15.063Z" w:id="1259539375">
            <w:rPr>
              <w:rFonts w:ascii="Times New Roman" w:hAnsi="Times New Roman" w:cs="Times New Roman"/>
              <w:i w:val="1"/>
              <w:iCs w:val="1"/>
              <w:color w:val="555555"/>
              <w:sz w:val="19"/>
              <w:szCs w:val="19"/>
              <w:lang w:eastAsia="zh-HK" w:bidi="en-US"/>
            </w:rPr>
          </w:rPrChange>
        </w:rPr>
        <w:t xml:space="preserve">The theme of this edition is “AI &amp; Classics.” In the context of this competition, “Classics” is understood broadly to include classical texts, </w:t>
      </w:r>
      <w:r w:rsidRPr="41711D24" w:rsidR="41711D24">
        <w:rPr>
          <w:rFonts w:ascii="Times New Roman" w:hAnsi="Times New Roman" w:eastAsia="Times New Roman" w:cs="Times New Roman"/>
          <w:i w:val="1"/>
          <w:iCs w:val="1"/>
          <w:color w:val="555555"/>
          <w:sz w:val="19"/>
          <w:szCs w:val="19"/>
          <w:lang w:eastAsia="zh-HK" w:bidi="en-US"/>
          <w:rPrChange w:author="Guest User" w:date="2026-07-02T01:19:15.063Z" w16du:dateUtc="2026-07-02T01:19:15.063Z" w:id="1464463093">
            <w:rPr>
              <w:rFonts w:ascii="Times New Roman" w:hAnsi="Times New Roman" w:cs="Times New Roman"/>
              <w:i w:val="1"/>
              <w:iCs w:val="1"/>
              <w:color w:val="555555"/>
              <w:sz w:val="19"/>
              <w:szCs w:val="19"/>
              <w:lang w:eastAsia="zh-HK" w:bidi="en-US"/>
            </w:rPr>
          </w:rPrChange>
        </w:rPr>
        <w:t>canonical</w:t>
      </w:r>
      <w:r w:rsidRPr="41711D24" w:rsidR="41711D24">
        <w:rPr>
          <w:rFonts w:ascii="Times New Roman" w:hAnsi="Times New Roman" w:eastAsia="Times New Roman" w:cs="Times New Roman"/>
          <w:i w:val="1"/>
          <w:iCs w:val="1"/>
          <w:color w:val="555555"/>
          <w:sz w:val="19"/>
          <w:szCs w:val="19"/>
          <w:lang w:eastAsia="zh-HK" w:bidi="en-US"/>
          <w:rPrChange w:author="Guest User" w:date="2026-07-02T01:19:15.064Z" w16du:dateUtc="2026-07-02T01:19:15.064Z" w:id="1619393302">
            <w:rPr>
              <w:rFonts w:ascii="Times New Roman" w:hAnsi="Times New Roman" w:cs="Times New Roman"/>
              <w:i w:val="1"/>
              <w:iCs w:val="1"/>
              <w:color w:val="555555"/>
              <w:sz w:val="19"/>
              <w:szCs w:val="19"/>
              <w:lang w:eastAsia="zh-HK" w:bidi="en-US"/>
            </w:rPr>
          </w:rPrChange>
        </w:rPr>
        <w:t xml:space="preserve"> thought, premodern history and culture, rare-book images, translation of classics, and related forms of knowledge communication. Entries may focus </w:t>
      </w:r>
      <w:r w:rsidRPr="41711D24" w:rsidR="41711D24">
        <w:rPr>
          <w:rFonts w:ascii="Times New Roman" w:hAnsi="Times New Roman" w:eastAsia="Times New Roman" w:cs="Times New Roman"/>
          <w:i w:val="1"/>
          <w:iCs w:val="1"/>
          <w:color w:val="555555"/>
          <w:sz w:val="19"/>
          <w:szCs w:val="19"/>
          <w:lang w:eastAsia="zh-HK" w:bidi="en-US"/>
          <w:rPrChange w:author="Guest User" w:date="2026-07-02T01:19:15.065Z" w16du:dateUtc="2026-07-02T01:19:15.065Z" w:id="629009772">
            <w:rPr>
              <w:rFonts w:ascii="Times New Roman" w:hAnsi="Times New Roman" w:cs="Times New Roman"/>
              <w:i w:val="1"/>
              <w:iCs w:val="1"/>
              <w:color w:val="555555"/>
              <w:sz w:val="19"/>
              <w:szCs w:val="19"/>
              <w:lang w:eastAsia="zh-HK" w:bidi="en-US"/>
            </w:rPr>
          </w:rPrChange>
        </w:rPr>
        <w:t>on</w:t>
      </w:r>
      <w:del w:author="Guest User" w:date="2026-07-02T01:18:53.611Z" w16du:dateUtc="2026-07-02T01:18:53.611Z" w:id="872064155">
        <w:r w:rsidRPr="41711D24" w:rsidDel="41711D24">
          <w:rPr>
            <w:rFonts w:ascii="Times New Roman" w:hAnsi="Times New Roman" w:eastAsia="Times New Roman" w:cs="Times New Roman"/>
            <w:i w:val="1"/>
            <w:iCs w:val="1"/>
            <w:color w:val="555555"/>
            <w:sz w:val="19"/>
            <w:szCs w:val="19"/>
            <w:lang w:eastAsia="zh-HK" w:bidi="en-US"/>
            <w:rPrChange w:author="Guest User" w:date="2026-07-02T01:19:15.065Z" w16du:dateUtc="2026-07-02T01:19:15.065Z" w:id="125401704">
              <w:rPr>
                <w:rFonts w:ascii="Times New Roman" w:hAnsi="Times New Roman" w:cs="Times New Roman"/>
                <w:i w:val="1"/>
                <w:iCs w:val="1"/>
                <w:color w:val="555555"/>
                <w:sz w:val="19"/>
                <w:szCs w:val="19"/>
                <w:lang w:eastAsia="zh-HK" w:bidi="en-US"/>
              </w:rPr>
            </w:rPrChange>
          </w:rPr>
          <w:delText xml:space="preserve"> </w:delText>
        </w:r>
      </w:del>
      <w:r w:rsidRPr="41711D24" w:rsidR="41711D24">
        <w:rPr>
          <w:rFonts w:ascii="Times New Roman" w:hAnsi="Times New Roman" w:eastAsia="Times New Roman" w:cs="Times New Roman"/>
          <w:i w:val="1"/>
          <w:iCs w:val="1"/>
          <w:color w:val="555555"/>
          <w:sz w:val="19"/>
          <w:szCs w:val="19"/>
          <w:lang w:eastAsia="zh-HK" w:bidi="en-US"/>
          <w:rPrChange w:author="Guest User" w:date="2026-07-02T01:19:15.065Z" w16du:dateUtc="2026-07-02T01:19:15.065Z" w:id="919526339">
            <w:rPr>
              <w:rFonts w:ascii="Times New Roman" w:hAnsi="Times New Roman" w:cs="Times New Roman"/>
              <w:i w:val="1"/>
              <w:iCs w:val="1"/>
              <w:color w:val="555555"/>
              <w:sz w:val="19"/>
              <w:szCs w:val="19"/>
              <w:lang w:eastAsia="zh-HK" w:bidi="en-US"/>
            </w:rPr>
          </w:rPrChange>
        </w:rPr>
        <w:t xml:space="preserve"> classical</w:t>
      </w:r>
      <w:r w:rsidRPr="41711D24" w:rsidR="41711D24">
        <w:rPr>
          <w:rFonts w:ascii="Times New Roman" w:hAnsi="Times New Roman" w:eastAsia="Times New Roman" w:cs="Times New Roman"/>
          <w:i w:val="1"/>
          <w:iCs w:val="1"/>
          <w:color w:val="555555"/>
          <w:sz w:val="19"/>
          <w:szCs w:val="19"/>
          <w:lang w:eastAsia="zh-HK" w:bidi="en-US"/>
          <w:rPrChange w:author="Guest User" w:date="2026-07-02T01:19:15.066Z" w16du:dateUtc="2026-07-02T01:19:15.066Z" w:id="948092711">
            <w:rPr>
              <w:rFonts w:ascii="Times New Roman" w:hAnsi="Times New Roman" w:cs="Times New Roman"/>
              <w:i w:val="1"/>
              <w:iCs w:val="1"/>
              <w:color w:val="555555"/>
              <w:sz w:val="19"/>
              <w:szCs w:val="19"/>
              <w:lang w:eastAsia="zh-HK" w:bidi="en-US"/>
            </w:rPr>
          </w:rPrChange>
        </w:rPr>
        <w:t xml:space="preserve"> texts and culture, but may also extend to classical language, reception history, interpretation of </w:t>
      </w:r>
      <w:r w:rsidRPr="41711D24" w:rsidR="41711D24">
        <w:rPr>
          <w:rFonts w:ascii="Times New Roman" w:hAnsi="Times New Roman" w:eastAsia="Times New Roman" w:cs="Times New Roman"/>
          <w:i w:val="1"/>
          <w:iCs w:val="1"/>
          <w:color w:val="555555"/>
          <w:sz w:val="19"/>
          <w:szCs w:val="19"/>
          <w:lang w:eastAsia="zh-HK" w:bidi="en-US"/>
          <w:rPrChange w:author="Guest User" w:date="2026-07-02T01:19:15.067Z" w16du:dateUtc="2026-07-02T01:19:15.067Z" w:id="1396276084">
            <w:rPr>
              <w:rFonts w:ascii="Times New Roman" w:hAnsi="Times New Roman" w:cs="Times New Roman"/>
              <w:i w:val="1"/>
              <w:iCs w:val="1"/>
              <w:color w:val="555555"/>
              <w:sz w:val="19"/>
              <w:szCs w:val="19"/>
              <w:lang w:eastAsia="zh-HK" w:bidi="en-US"/>
            </w:rPr>
          </w:rPrChange>
        </w:rPr>
        <w:t>canonical</w:t>
      </w:r>
      <w:r w:rsidRPr="41711D24" w:rsidR="41711D24">
        <w:rPr>
          <w:rFonts w:ascii="Times New Roman" w:hAnsi="Times New Roman" w:eastAsia="Times New Roman" w:cs="Times New Roman"/>
          <w:i w:val="1"/>
          <w:iCs w:val="1"/>
          <w:color w:val="555555"/>
          <w:sz w:val="19"/>
          <w:szCs w:val="19"/>
          <w:lang w:eastAsia="zh-HK" w:bidi="en-US"/>
          <w:rPrChange w:author="Guest User" w:date="2026-07-02T01:19:15.067Z" w16du:dateUtc="2026-07-02T01:19:15.067Z" w:id="1448029995">
            <w:rPr>
              <w:rFonts w:ascii="Times New Roman" w:hAnsi="Times New Roman" w:cs="Times New Roman"/>
              <w:i w:val="1"/>
              <w:iCs w:val="1"/>
              <w:color w:val="555555"/>
              <w:sz w:val="19"/>
              <w:szCs w:val="19"/>
              <w:lang w:eastAsia="zh-HK" w:bidi="en-US"/>
            </w:rPr>
          </w:rPrChange>
        </w:rPr>
        <w:t xml:space="preserve"> texts, or cross-cultural translation, provided that the connection to “classics” or “classical learning” is clearly articulated.</w:t>
      </w:r>
    </w:p>
    <w:p w:rsidRPr="00212C0C" w:rsidR="00D012D3" w:rsidP="00212C0C" w:rsidRDefault="00D012D3" w14:paraId="1BB68BE0" w14:textId="0AB6E3F7">
      <w:pPr>
        <w:spacing w:after="40" w:line="300" w:lineRule="auto"/>
        <w:rPr>
          <w:rFonts w:ascii="SimSun" w:hAnsi="SimSun" w:eastAsia="SimSun" w:cs="SimSun"/>
          <w:lang w:val="zh-HK" w:eastAsia="zh-HK" w:bidi="en-US"/>
        </w:rPr>
      </w:pPr>
      <w:r>
        <w:rPr>
          <w:rFonts w:hint="eastAsia" w:ascii="SimSun" w:hAnsi="SimSun" w:eastAsia="SimSun" w:cs="SimSun"/>
          <w:lang w:val="zh-HK" w:eastAsia="zh-HK" w:bidi="en-US"/>
        </w:rPr>
        <w:t>示例</w:t>
      </w:r>
    </w:p>
    <w:p w:rsidRPr="00212C0C" w:rsidR="00D012D3" w:rsidP="00212C0C" w:rsidRDefault="00D012D3" w14:paraId="4520CC18" w14:textId="25543FAB">
      <w:pPr>
        <w:spacing w:after="100" w:line="283" w:lineRule="auto"/>
        <w:rPr>
          <w:rFonts w:ascii="Times New Roman" w:hAnsi="Times New Roman" w:eastAsia="Times New Roman" w:cs="Times New Roman"/>
          <w:i/>
          <w:iCs/>
          <w:color w:val="595959" w:themeColor="text1" w:themeTint="A6"/>
          <w:sz w:val="19"/>
          <w:szCs w:val="19"/>
          <w:lang w:eastAsia="zh-HK"/>
        </w:rPr>
      </w:pPr>
      <w:r>
        <w:rPr>
          <w:rFonts w:ascii="Times New Roman" w:hAnsi="Times New Roman" w:eastAsia="Times New Roman" w:cs="Times New Roman"/>
          <w:i/>
          <w:iCs/>
          <w:color w:val="595959" w:themeColor="text1" w:themeTint="A6"/>
          <w:sz w:val="19"/>
          <w:szCs w:val="19"/>
          <w:lang w:eastAsia="zh-HK"/>
        </w:rPr>
        <w:t>Examples:</w:t>
      </w:r>
    </w:p>
    <w:p w:rsidRPr="00AA1D05" w:rsidR="00D012D3" w:rsidRDefault="374945F1" w14:paraId="164285A5" w14:textId="77777777">
      <w:pPr>
        <w:pStyle w:val="ListBullet"/>
        <w:spacing w:after="40" w:line="293" w:lineRule="auto"/>
        <w:ind w:left="288"/>
        <w:rPr>
          <w:rFonts w:ascii="Times New Roman" w:hAnsi="Times New Roman" w:cs="Times New Roman"/>
          <w:lang w:eastAsia="zh-TW"/>
        </w:rPr>
      </w:pPr>
      <w:r w:rsidRPr="41711D24" w:rsidR="41711D24">
        <w:rPr>
          <w:rFonts w:ascii="SimSun" w:hAnsi="SimSun" w:eastAsia="SimSun" w:cs="SimSun"/>
          <w:lang w:val="zh-HK" w:eastAsia="zh-HK" w:bidi="en-US"/>
        </w:rPr>
        <w:t>應用生成式</w:t>
      </w:r>
      <w:r w:rsidRPr="41711D24" w:rsidR="41711D24">
        <w:rPr>
          <w:rFonts w:ascii="Times New Roman" w:hAnsi="Times New Roman" w:cs="Times New Roman"/>
          <w:lang w:val="zh-HK" w:eastAsia="zh-HK" w:bidi="en-US"/>
        </w:rPr>
        <w:t xml:space="preserve"> AI </w:t>
      </w:r>
      <w:r w:rsidRPr="41711D24" w:rsidR="41711D24">
        <w:rPr>
          <w:rFonts w:ascii="SimSun" w:hAnsi="SimSun" w:eastAsia="SimSun" w:cs="SimSun"/>
          <w:lang w:val="zh-HK" w:eastAsia="zh-HK" w:bidi="en-US"/>
        </w:rPr>
        <w:t>協助經典文本導讀、翻譯比較、註釋設計、學習活動或互動問答。</w:t>
      </w:r>
    </w:p>
    <w:p w:rsidRPr="00AA1D05" w:rsidR="00D012D3" w:rsidRDefault="00D012D3" w14:paraId="110DC504" w14:textId="77777777">
      <w:pPr>
        <w:spacing w:after="80" w:line="283" w:lineRule="auto"/>
        <w:ind w:left="792"/>
        <w:rPr>
          <w:rFonts w:ascii="Times New Roman" w:hAnsi="Times New Roman" w:cs="Times New Roman"/>
        </w:rPr>
      </w:pPr>
      <w:r>
        <w:rPr>
          <w:rFonts w:ascii="Times New Roman" w:hAnsi="Times New Roman" w:cs="Times New Roman"/>
          <w:i/>
          <w:color w:val="555555"/>
          <w:sz w:val="19"/>
          <w:lang w:val="zh-HK" w:eastAsia="zh-HK" w:bidi="en-US"/>
        </w:rPr>
        <w:t>Use generative AI to support guided reading of classical texts, comparative translation, annotation design, learning activities or interactive Q&amp;A.</w:t>
      </w:r>
    </w:p>
    <w:p w:rsidRPr="00AA1D05" w:rsidR="00D012D3" w:rsidRDefault="374945F1" w14:paraId="584BD529" w14:textId="77777777">
      <w:pPr>
        <w:pStyle w:val="ListBullet"/>
        <w:spacing w:after="40" w:line="293" w:lineRule="auto"/>
        <w:ind w:left="288"/>
        <w:rPr>
          <w:rFonts w:ascii="Times New Roman" w:hAnsi="Times New Roman" w:cs="Times New Roman"/>
          <w:lang w:eastAsia="zh-TW"/>
        </w:rPr>
      </w:pPr>
      <w:r w:rsidRPr="41711D24" w:rsidR="41711D24">
        <w:rPr>
          <w:rFonts w:ascii="Times New Roman" w:hAnsi="Times New Roman" w:eastAsia="SimSun" w:cs="Times New Roman"/>
          <w:lang w:val="zh-HK" w:eastAsia="zh-HK" w:bidi="en-US"/>
        </w:rPr>
        <w:t>運用</w:t>
      </w:r>
      <w:r w:rsidRPr="41711D24" w:rsidR="41711D24">
        <w:rPr>
          <w:rFonts w:ascii="Times New Roman" w:hAnsi="Times New Roman" w:cs="Times New Roman"/>
          <w:lang w:val="zh-HK" w:eastAsia="zh-HK" w:bidi="en-US"/>
        </w:rPr>
        <w:t xml:space="preserve"> NLP</w:t>
      </w:r>
      <w:r w:rsidRPr="41711D24" w:rsidR="41711D24">
        <w:rPr>
          <w:rFonts w:ascii="Times New Roman" w:hAnsi="Times New Roman" w:eastAsia="SimSun" w:cs="Times New Roman"/>
          <w:lang w:val="zh-HK" w:eastAsia="zh-HK" w:bidi="en-US"/>
        </w:rPr>
        <w:t>、</w:t>
      </w:r>
      <w:r w:rsidRPr="41711D24" w:rsidR="41711D24">
        <w:rPr>
          <w:rFonts w:ascii="Times New Roman" w:hAnsi="Times New Roman" w:cs="Times New Roman"/>
          <w:lang w:val="zh-HK" w:eastAsia="zh-HK" w:bidi="en-US"/>
        </w:rPr>
        <w:t>NER</w:t>
      </w:r>
      <w:r w:rsidRPr="41711D24" w:rsidR="41711D24">
        <w:rPr>
          <w:rFonts w:ascii="Times New Roman" w:hAnsi="Times New Roman" w:eastAsia="SimSun" w:cs="Times New Roman"/>
          <w:lang w:val="zh-HK" w:eastAsia="zh-HK" w:bidi="en-US"/>
        </w:rPr>
        <w:t>、知識圖譜、</w:t>
      </w:r>
      <w:r w:rsidRPr="41711D24" w:rsidR="41711D24">
        <w:rPr>
          <w:rFonts w:ascii="Times New Roman" w:hAnsi="Times New Roman" w:cs="Times New Roman"/>
          <w:lang w:val="zh-HK" w:eastAsia="zh-HK" w:bidi="en-US"/>
        </w:rPr>
        <w:t>GIS</w:t>
      </w:r>
      <w:r w:rsidRPr="41711D24" w:rsidR="41711D24">
        <w:rPr>
          <w:rFonts w:ascii="Times New Roman" w:hAnsi="Times New Roman" w:eastAsia="SimSun" w:cs="Times New Roman"/>
          <w:lang w:val="zh-HK" w:eastAsia="zh-HK" w:bidi="en-US"/>
        </w:rPr>
        <w:t>、資料視覺化等方法分析古典文本或歷史材料。</w:t>
      </w:r>
    </w:p>
    <w:p w:rsidRPr="00AA1D05" w:rsidR="00D012D3" w:rsidRDefault="00D012D3" w14:paraId="703D7443" w14:textId="77777777">
      <w:pPr>
        <w:spacing w:after="80" w:line="283" w:lineRule="auto"/>
        <w:ind w:left="792"/>
        <w:rPr>
          <w:rFonts w:ascii="Times New Roman" w:hAnsi="Times New Roman" w:cs="Times New Roman"/>
          <w:lang w:eastAsia="zh-HK"/>
        </w:rPr>
      </w:pPr>
      <w:r>
        <w:rPr>
          <w:rFonts w:ascii="Times New Roman" w:hAnsi="Times New Roman" w:cs="Times New Roman"/>
          <w:i/>
          <w:color w:val="555555"/>
          <w:sz w:val="19"/>
          <w:lang w:val="zh-HK" w:eastAsia="zh-HK" w:bidi="en-US"/>
        </w:rPr>
        <w:t>Apply NLP, NER, knowledge graphs, GIS and data visualisation to analyse classical texts or historical materials.</w:t>
      </w:r>
    </w:p>
    <w:p w:rsidRPr="00AA1D05" w:rsidR="00D012D3" w:rsidP="006D680E" w:rsidRDefault="374945F1" w14:paraId="00A21D8A" w14:textId="77777777">
      <w:pPr>
        <w:pStyle w:val="ListBullet"/>
        <w:spacing w:after="40" w:line="293" w:lineRule="auto"/>
        <w:ind w:left="288"/>
        <w:rPr>
          <w:rFonts w:ascii="Times New Roman" w:hAnsi="Times New Roman" w:cs="Times New Roman"/>
          <w:lang w:eastAsia="zh-TW"/>
        </w:rPr>
      </w:pPr>
      <w:r w:rsidRPr="41711D24" w:rsidR="41711D24">
        <w:rPr>
          <w:rFonts w:ascii="Times New Roman" w:hAnsi="Times New Roman" w:eastAsia="SimSun" w:cs="Times New Roman"/>
          <w:lang w:eastAsia="zh-HK" w:bidi="en-US"/>
        </w:rPr>
        <w:t>設計自動化</w:t>
      </w:r>
      <w:r w:rsidRPr="41711D24" w:rsidR="41711D24">
        <w:rPr>
          <w:rFonts w:ascii="Times New Roman" w:hAnsi="Times New Roman" w:eastAsia="SimSun" w:cs="Times New Roman"/>
          <w:lang w:eastAsia="zh-HK" w:bidi="en-US"/>
        </w:rPr>
        <w:t xml:space="preserve"> AI agent workflow</w:t>
      </w:r>
      <w:r w:rsidRPr="41711D24" w:rsidR="41711D24">
        <w:rPr>
          <w:rFonts w:ascii="Times New Roman" w:hAnsi="Times New Roman" w:eastAsia="SimSun" w:cs="Times New Roman"/>
          <w:lang w:eastAsia="zh-HK" w:bidi="en-US"/>
        </w:rPr>
        <w:t>，把「</w:t>
      </w:r>
      <w:r w:rsidRPr="41711D24" w:rsidR="41711D24">
        <w:rPr>
          <w:rFonts w:ascii="Times New Roman" w:hAnsi="Times New Roman" w:eastAsia="SimSun" w:cs="Times New Roman"/>
          <w:lang w:eastAsia="zh-HK" w:bidi="en-US"/>
        </w:rPr>
        <w:t>提取史料／文本</w:t>
      </w:r>
      <w:r w:rsidRPr="41711D24" w:rsidR="41711D24">
        <w:rPr>
          <w:rFonts w:ascii="Times New Roman" w:hAnsi="Times New Roman" w:eastAsia="SimSun" w:cs="Times New Roman"/>
          <w:lang w:eastAsia="zh-HK" w:bidi="en-US"/>
        </w:rPr>
        <w:t xml:space="preserve"> -&gt; </w:t>
      </w:r>
      <w:r w:rsidRPr="41711D24" w:rsidR="41711D24">
        <w:rPr>
          <w:rFonts w:ascii="Times New Roman" w:hAnsi="Times New Roman" w:eastAsia="SimSun" w:cs="Times New Roman"/>
          <w:lang w:eastAsia="zh-HK" w:bidi="en-US"/>
        </w:rPr>
        <w:t>組織與標註資料</w:t>
      </w:r>
      <w:r w:rsidRPr="41711D24" w:rsidR="41711D24">
        <w:rPr>
          <w:rFonts w:ascii="Times New Roman" w:hAnsi="Times New Roman" w:eastAsia="SimSun" w:cs="Times New Roman"/>
          <w:lang w:eastAsia="zh-HK" w:bidi="en-US"/>
        </w:rPr>
        <w:t xml:space="preserve"> -&gt; </w:t>
      </w:r>
      <w:r w:rsidRPr="41711D24" w:rsidR="41711D24">
        <w:rPr>
          <w:rFonts w:ascii="Times New Roman" w:hAnsi="Times New Roman" w:eastAsia="SimSun" w:cs="Times New Roman"/>
          <w:lang w:eastAsia="zh-HK" w:bidi="en-US"/>
        </w:rPr>
        <w:t>分析內容與關係</w:t>
      </w:r>
      <w:r w:rsidRPr="41711D24" w:rsidR="41711D24">
        <w:rPr>
          <w:rFonts w:ascii="Times New Roman" w:hAnsi="Times New Roman" w:eastAsia="SimSun" w:cs="Times New Roman"/>
          <w:lang w:eastAsia="zh-HK" w:bidi="en-US"/>
        </w:rPr>
        <w:t xml:space="preserve"> -&gt; </w:t>
      </w:r>
      <w:r w:rsidRPr="41711D24" w:rsidR="41711D24">
        <w:rPr>
          <w:rFonts w:ascii="Times New Roman" w:hAnsi="Times New Roman" w:eastAsia="SimSun" w:cs="Times New Roman"/>
          <w:lang w:eastAsia="zh-HK" w:bidi="en-US"/>
        </w:rPr>
        <w:t>數位化呈現與傳播</w:t>
      </w:r>
      <w:r w:rsidRPr="41711D24" w:rsidR="41711D24">
        <w:rPr>
          <w:rFonts w:ascii="Times New Roman" w:hAnsi="Times New Roman" w:eastAsia="SimSun" w:cs="Times New Roman"/>
          <w:lang w:eastAsia="zh-HK" w:bidi="en-US"/>
        </w:rPr>
        <w:t>」串連為完整流程，並說明其在古典文本研究、歷史材料分析、教學設計或公共傳播中的作用。</w:t>
      </w:r>
    </w:p>
    <w:p w:rsidRPr="00AA1D05" w:rsidR="00D012D3" w:rsidP="006D680E" w:rsidRDefault="00D012D3" w14:paraId="6653D986" w14:textId="77777777">
      <w:pPr>
        <w:spacing w:after="80" w:line="283" w:lineRule="auto"/>
        <w:ind w:left="792"/>
        <w:rPr>
          <w:rFonts w:ascii="Times New Roman" w:hAnsi="Times New Roman" w:cs="Times New Roman"/>
        </w:rPr>
      </w:pPr>
      <w:r>
        <w:rPr>
          <w:rFonts w:ascii="Times New Roman" w:hAnsi="Times New Roman" w:cs="Times New Roman"/>
          <w:i/>
          <w:iCs/>
          <w:color w:val="555555"/>
          <w:sz w:val="19"/>
          <w:szCs w:val="19"/>
          <w:lang w:val="zh-HK" w:eastAsia="zh-HK" w:bidi="en-US"/>
        </w:rPr>
        <w:t>D</w:t>
      </w:r>
      <w:proofErr w:type="spellStart"/>
      <w:r>
        <w:rPr>
          <w:rFonts w:ascii="Times New Roman" w:hAnsi="Times New Roman" w:cs="Times New Roman"/>
          <w:i/>
          <w:iCs/>
          <w:color w:val="555555"/>
          <w:sz w:val="19"/>
          <w:szCs w:val="19"/>
          <w:lang w:eastAsia="zh-HK" w:bidi="en-US"/>
        </w:rPr>
        <w:t>esign</w:t>
      </w:r>
      <w:proofErr w:type="spellEnd"/>
      <w:r>
        <w:rPr>
          <w:rFonts w:ascii="Times New Roman" w:hAnsi="Times New Roman" w:cs="Times New Roman"/>
          <w:i/>
          <w:iCs/>
          <w:color w:val="555555"/>
          <w:sz w:val="19"/>
          <w:szCs w:val="19"/>
          <w:lang w:eastAsia="zh-HK" w:bidi="en-US"/>
        </w:rPr>
        <w:t xml:space="preserve"> an automated </w:t>
      </w:r>
      <w:r>
        <w:rPr>
          <w:rFonts w:ascii="Times New Roman" w:hAnsi="Times New Roman" w:cs="Times New Roman"/>
          <w:b/>
          <w:bCs/>
          <w:i/>
          <w:iCs/>
          <w:color w:val="555555"/>
          <w:sz w:val="19"/>
          <w:szCs w:val="19"/>
          <w:lang w:eastAsia="zh-HK" w:bidi="en-US"/>
        </w:rPr>
        <w:t>AI agent workflow</w:t>
      </w:r>
      <w:r>
        <w:rPr>
          <w:rFonts w:ascii="Times New Roman" w:hAnsi="Times New Roman" w:cs="Times New Roman"/>
          <w:i/>
          <w:iCs/>
          <w:color w:val="555555"/>
          <w:sz w:val="19"/>
          <w:szCs w:val="19"/>
          <w:lang w:eastAsia="zh-HK" w:bidi="en-US"/>
        </w:rPr>
        <w:t xml:space="preserve"> that connect </w:t>
      </w:r>
      <w:r>
        <w:rPr>
          <w:rFonts w:ascii="Times New Roman" w:hAnsi="Times New Roman" w:cs="Times New Roman"/>
          <w:b/>
          <w:bCs/>
          <w:i/>
          <w:iCs/>
          <w:color w:val="555555"/>
          <w:sz w:val="19"/>
          <w:szCs w:val="19"/>
          <w:lang w:eastAsia="zh-HK" w:bidi="en-US"/>
        </w:rPr>
        <w:t xml:space="preserve">source / text extraction -&gt; data </w:t>
      </w:r>
      <w:proofErr w:type="spellStart"/>
      <w:r>
        <w:rPr>
          <w:rFonts w:ascii="Times New Roman" w:hAnsi="Times New Roman" w:cs="Times New Roman"/>
          <w:b/>
          <w:bCs/>
          <w:i/>
          <w:iCs/>
          <w:color w:val="555555"/>
          <w:sz w:val="19"/>
          <w:szCs w:val="19"/>
          <w:lang w:eastAsia="zh-HK" w:bidi="en-US"/>
        </w:rPr>
        <w:t>organisation</w:t>
      </w:r>
      <w:proofErr w:type="spellEnd"/>
      <w:r>
        <w:rPr>
          <w:rFonts w:ascii="Times New Roman" w:hAnsi="Times New Roman" w:cs="Times New Roman"/>
          <w:b/>
          <w:bCs/>
          <w:i/>
          <w:iCs/>
          <w:color w:val="555555"/>
          <w:sz w:val="19"/>
          <w:szCs w:val="19"/>
          <w:lang w:eastAsia="zh-HK" w:bidi="en-US"/>
        </w:rPr>
        <w:t xml:space="preserve"> and annotation -&gt; content and relationship analysis -&gt; digital presentation and dissemination</w:t>
      </w:r>
      <w:r>
        <w:rPr>
          <w:rFonts w:ascii="Times New Roman" w:hAnsi="Times New Roman" w:cs="Times New Roman"/>
          <w:i/>
          <w:iCs/>
          <w:color w:val="555555"/>
          <w:sz w:val="19"/>
          <w:szCs w:val="19"/>
          <w:lang w:eastAsia="zh-HK" w:bidi="en-US"/>
        </w:rPr>
        <w:t xml:space="preserve"> into an integrated process, and explain its role in classical text research, historical-material analysis, instructional design, or public communicatio</w:t>
      </w:r>
      <w:r>
        <w:rPr>
          <w:rFonts w:ascii="SimSun" w:hAnsi="SimSun" w:eastAsia="SimSun" w:cs="SimSun"/>
          <w:i/>
          <w:iCs/>
          <w:color w:val="555555"/>
          <w:sz w:val="19"/>
          <w:szCs w:val="19"/>
          <w:lang w:eastAsia="zh-HK" w:bidi="en-US"/>
        </w:rPr>
        <w:t>n</w:t>
      </w:r>
      <w:r>
        <w:rPr>
          <w:rFonts w:ascii="Times New Roman" w:hAnsi="Times New Roman" w:cs="Times New Roman"/>
          <w:i/>
          <w:iCs/>
          <w:color w:val="555555"/>
          <w:sz w:val="19"/>
          <w:szCs w:val="19"/>
          <w:lang w:val="zh-HK" w:eastAsia="zh-HK" w:bidi="en-US"/>
        </w:rPr>
        <w:t>.</w:t>
      </w:r>
    </w:p>
    <w:p w:rsidRPr="00AA1D05" w:rsidR="00D012D3" w:rsidP="006D680E" w:rsidRDefault="374945F1" w14:paraId="39CCD1D5" w14:textId="19CB1CFA">
      <w:pPr>
        <w:pStyle w:val="ListBullet"/>
        <w:spacing w:after="40" w:line="293" w:lineRule="auto"/>
        <w:ind w:left="288"/>
        <w:rPr>
          <w:rFonts w:ascii="Times New Roman" w:hAnsi="Times New Roman" w:cs="Times New Roman"/>
          <w:lang w:eastAsia="zh-TW"/>
        </w:rPr>
      </w:pPr>
      <w:r w:rsidRPr="41711D24" w:rsidR="41711D24">
        <w:rPr>
          <w:rFonts w:ascii="Times New Roman" w:hAnsi="Times New Roman" w:eastAsia="SimSun" w:cs="Times New Roman"/>
          <w:lang w:eastAsia="zh-HK" w:bidi="en-US"/>
        </w:rPr>
        <w:t>結合</w:t>
      </w:r>
      <w:r w:rsidRPr="41711D24" w:rsidR="41711D24">
        <w:rPr>
          <w:rFonts w:ascii="Times New Roman" w:hAnsi="Times New Roman" w:eastAsia="SimSun" w:cs="Times New Roman"/>
          <w:lang w:eastAsia="zh-HK" w:bidi="en-US"/>
        </w:rPr>
        <w:t xml:space="preserve"> AI-enhanced DH tools</w:t>
      </w:r>
      <w:r w:rsidRPr="41711D24" w:rsidR="41711D24">
        <w:rPr>
          <w:rFonts w:ascii="Times New Roman" w:hAnsi="Times New Roman" w:eastAsia="SimSun" w:cs="Times New Roman"/>
          <w:lang w:eastAsia="zh-HK" w:bidi="en-US"/>
        </w:rPr>
        <w:t>（如</w:t>
      </w:r>
      <w:r w:rsidRPr="41711D24" w:rsidR="41711D24">
        <w:rPr>
          <w:rFonts w:ascii="Times New Roman" w:hAnsi="Times New Roman" w:eastAsia="SimSun" w:cs="Times New Roman"/>
          <w:lang w:eastAsia="zh-HK" w:bidi="en-US"/>
        </w:rPr>
        <w:t xml:space="preserve"> CBDB</w:t>
      </w:r>
      <w:r w:rsidRPr="41711D24" w:rsidR="41711D24">
        <w:rPr>
          <w:rFonts w:ascii="Times New Roman" w:hAnsi="Times New Roman" w:eastAsia="SimSun" w:cs="Times New Roman"/>
          <w:lang w:eastAsia="zh-HK" w:bidi="en-US"/>
        </w:rPr>
        <w:t>、</w:t>
      </w:r>
      <w:r w:rsidRPr="41711D24" w:rsidR="41711D24">
        <w:rPr>
          <w:rFonts w:ascii="Times New Roman" w:hAnsi="Times New Roman" w:eastAsia="SimSun" w:cs="Times New Roman"/>
          <w:lang w:eastAsia="zh-HK" w:bidi="en-US"/>
        </w:rPr>
        <w:t>MARKUS</w:t>
      </w:r>
      <w:r w:rsidRPr="41711D24" w:rsidR="41711D24">
        <w:rPr>
          <w:rFonts w:ascii="Times New Roman" w:hAnsi="Times New Roman" w:eastAsia="SimSun" w:cs="Times New Roman"/>
          <w:lang w:eastAsia="zh-HK" w:bidi="en-US"/>
        </w:rPr>
        <w:t>、</w:t>
      </w:r>
      <w:r w:rsidRPr="41711D24" w:rsidR="41711D24">
        <w:rPr>
          <w:rFonts w:ascii="Times New Roman" w:hAnsi="Times New Roman" w:eastAsia="SimSun" w:cs="Times New Roman"/>
          <w:lang w:eastAsia="zh-HK" w:bidi="en-US"/>
        </w:rPr>
        <w:t>DocuSky</w:t>
      </w:r>
      <w:r w:rsidRPr="41711D24" w:rsidR="41711D24">
        <w:rPr>
          <w:rFonts w:ascii="Times New Roman" w:hAnsi="Times New Roman" w:eastAsia="SimSun" w:cs="Times New Roman"/>
          <w:lang w:eastAsia="zh-HK" w:bidi="en-US"/>
        </w:rPr>
        <w:t xml:space="preserve"> </w:t>
      </w:r>
      <w:r w:rsidRPr="41711D24" w:rsidR="41711D24">
        <w:rPr>
          <w:rFonts w:ascii="Times New Roman" w:hAnsi="Times New Roman" w:eastAsia="SimSun" w:cs="Times New Roman"/>
          <w:lang w:eastAsia="zh-HK" w:bidi="en-US"/>
        </w:rPr>
        <w:t>及台北中研院數位人文研究平台）進行文本標註、人物／地名抽取、資料比對、語料管理與視覺化分析。</w:t>
      </w:r>
    </w:p>
    <w:p w:rsidRPr="00AA1D05" w:rsidR="00D012D3" w:rsidP="006D680E" w:rsidRDefault="00D012D3" w14:paraId="019AA9C1" w14:textId="77777777">
      <w:pPr>
        <w:spacing w:after="80" w:line="283" w:lineRule="auto"/>
        <w:ind w:left="792"/>
        <w:rPr>
          <w:rFonts w:ascii="Times New Roman" w:hAnsi="Times New Roman" w:cs="Times New Roman"/>
        </w:rPr>
      </w:pPr>
      <w:r>
        <w:rPr>
          <w:rFonts w:ascii="Times New Roman" w:hAnsi="Times New Roman" w:cs="Times New Roman"/>
          <w:i/>
          <w:color w:val="555555"/>
          <w:sz w:val="19"/>
          <w:lang w:eastAsia="zh-HK" w:bidi="en-US"/>
        </w:rPr>
        <w:t xml:space="preserve">Integrate AI-enhanced DH tools (e.g. CBDB, MARKUS, </w:t>
      </w:r>
      <w:proofErr w:type="spellStart"/>
      <w:r>
        <w:rPr>
          <w:rFonts w:ascii="Times New Roman" w:hAnsi="Times New Roman" w:cs="Times New Roman"/>
          <w:i/>
          <w:color w:val="555555"/>
          <w:sz w:val="19"/>
          <w:lang w:eastAsia="zh-HK" w:bidi="en-US"/>
        </w:rPr>
        <w:t>DocuSky</w:t>
      </w:r>
      <w:proofErr w:type="spellEnd"/>
      <w:r>
        <w:rPr>
          <w:rFonts w:ascii="Times New Roman" w:hAnsi="Times New Roman" w:cs="Times New Roman"/>
          <w:i/>
          <w:color w:val="555555"/>
          <w:sz w:val="19"/>
          <w:lang w:eastAsia="zh-HK" w:bidi="en-US"/>
        </w:rPr>
        <w:t xml:space="preserve">, and the </w:t>
      </w:r>
      <w:r>
        <w:rPr>
          <w:rFonts w:ascii="Times New Roman" w:hAnsi="Times New Roman" w:cs="Times New Roman"/>
          <w:i/>
          <w:color w:val="555555"/>
          <w:sz w:val="19"/>
          <w:lang w:val="zh-HK" w:eastAsia="zh-HK" w:bidi="en-US"/>
        </w:rPr>
        <w:t>Taipei Academia Sinica Digital Humanities Research Platform) for text annotation, extraction of persons and place names, data comparison, corpus management, and visual analysis.</w:t>
      </w:r>
    </w:p>
    <w:p w:rsidRPr="00AA1D05" w:rsidR="00D012D3" w:rsidRDefault="374945F1" w14:paraId="48E71B48" w14:textId="77777777">
      <w:pPr>
        <w:pStyle w:val="ListBullet"/>
        <w:spacing w:after="40" w:line="293" w:lineRule="auto"/>
        <w:ind w:left="288"/>
        <w:rPr>
          <w:rFonts w:ascii="Times New Roman" w:hAnsi="Times New Roman" w:cs="Times New Roman"/>
          <w:lang w:eastAsia="zh-TW"/>
        </w:rPr>
      </w:pPr>
      <w:r w:rsidRPr="41711D24" w:rsidR="41711D24">
        <w:rPr>
          <w:rFonts w:ascii="SimSun" w:hAnsi="SimSun" w:eastAsia="SimSun" w:cs="SimSun"/>
          <w:lang w:val="zh-HK" w:eastAsia="zh-HK" w:bidi="en-US"/>
        </w:rPr>
        <w:t>建立與古典文獻、人物、地名、概念、圖像相關的資料集、模型或檢索工具。</w:t>
      </w:r>
    </w:p>
    <w:p w:rsidRPr="00AA1D05" w:rsidR="00D012D3" w:rsidRDefault="00D012D3" w14:paraId="650E81DE" w14:textId="77777777">
      <w:pPr>
        <w:spacing w:after="80" w:line="283" w:lineRule="auto"/>
        <w:ind w:left="792"/>
        <w:rPr>
          <w:rFonts w:ascii="Times New Roman" w:hAnsi="Times New Roman" w:cs="Times New Roman"/>
        </w:rPr>
      </w:pPr>
      <w:r>
        <w:rPr>
          <w:rFonts w:ascii="Times New Roman" w:hAnsi="Times New Roman" w:cs="Times New Roman"/>
          <w:i/>
          <w:color w:val="555555"/>
          <w:sz w:val="19"/>
          <w:lang w:val="zh-HK" w:eastAsia="zh-HK" w:bidi="en-US"/>
        </w:rPr>
        <w:t>Build datasets, models or retrieval tools related to classical texts, historical figures, place names, concepts or images.</w:t>
      </w:r>
    </w:p>
    <w:p w:rsidRPr="00AA1D05" w:rsidR="00D012D3" w:rsidRDefault="374945F1" w14:paraId="78990899" w14:textId="77777777">
      <w:pPr>
        <w:pStyle w:val="ListBullet"/>
        <w:spacing w:after="40" w:line="293" w:lineRule="auto"/>
        <w:ind w:left="288"/>
        <w:rPr>
          <w:rFonts w:ascii="Times New Roman" w:hAnsi="Times New Roman" w:cs="Times New Roman"/>
          <w:lang w:eastAsia="zh-TW"/>
        </w:rPr>
      </w:pPr>
      <w:r w:rsidRPr="41711D24" w:rsidR="41711D24">
        <w:rPr>
          <w:rFonts w:ascii="SimSun" w:hAnsi="SimSun" w:eastAsia="SimSun" w:cs="SimSun"/>
          <w:lang w:val="zh-HK" w:eastAsia="zh-HK" w:bidi="en-US"/>
        </w:rPr>
        <w:t>利用</w:t>
      </w:r>
      <w:r w:rsidRPr="41711D24" w:rsidR="41711D24">
        <w:rPr>
          <w:rFonts w:ascii="Times New Roman" w:hAnsi="Times New Roman" w:cs="Times New Roman"/>
          <w:lang w:val="zh-HK" w:eastAsia="zh-HK" w:bidi="en-US"/>
        </w:rPr>
        <w:t xml:space="preserve"> AR/VR</w:t>
      </w:r>
      <w:r w:rsidRPr="41711D24" w:rsidR="41711D24">
        <w:rPr>
          <w:rFonts w:ascii="SimSun" w:hAnsi="SimSun" w:eastAsia="SimSun" w:cs="SimSun"/>
          <w:lang w:val="zh-HK" w:eastAsia="zh-HK" w:bidi="en-US"/>
        </w:rPr>
        <w:t>、空間運算、多模態敘事等方式重構古典學習、古籍展示或文化傳播體驗。</w:t>
      </w:r>
    </w:p>
    <w:p w:rsidR="00D012D3" w:rsidP="33F6325B" w:rsidRDefault="00D012D3" w14:paraId="21EBC574" w14:textId="77777777">
      <w:pPr>
        <w:spacing w:after="80" w:line="283" w:lineRule="auto"/>
        <w:ind w:left="792"/>
      </w:pPr>
      <w:r>
        <w:rPr>
          <w:rFonts w:ascii="Times New Roman" w:hAnsi="Times New Roman" w:cs="Times New Roman"/>
          <w:i/>
          <w:iCs/>
          <w:color w:val="555555"/>
          <w:sz w:val="19"/>
          <w:szCs w:val="19"/>
          <w:lang w:eastAsia="zh-HK" w:bidi="en-US"/>
        </w:rPr>
        <w:t xml:space="preserve">Use </w:t>
      </w:r>
      <w:proofErr w:type="spellStart"/>
      <w:r>
        <w:rPr>
          <w:rFonts w:ascii="Times New Roman" w:hAnsi="Times New Roman" w:cs="Times New Roman"/>
          <w:i/>
          <w:iCs/>
          <w:color w:val="555555"/>
          <w:sz w:val="19"/>
          <w:szCs w:val="19"/>
          <w:lang w:eastAsia="zh-HK" w:bidi="en-US"/>
        </w:rPr>
        <w:t>AR</w:t>
      </w:r>
      <w:proofErr w:type="spellEnd"/>
      <w:r>
        <w:rPr>
          <w:rFonts w:ascii="Times New Roman" w:hAnsi="Times New Roman" w:cs="Times New Roman"/>
          <w:i/>
          <w:iCs/>
          <w:color w:val="555555"/>
          <w:sz w:val="19"/>
          <w:szCs w:val="19"/>
          <w:lang w:eastAsia="zh-HK" w:bidi="en-US"/>
        </w:rPr>
        <w:t>/VR, spatial computing or multimodal storytelling to reimagine classical learning, rare-book presentation or cultural communication.</w:t>
      </w:r>
    </w:p>
    <w:p w:rsidR="000A1632" w:rsidRDefault="006305B7" w14:paraId="2639F747" w14:textId="1DF308F9">
      <w:pPr>
        <w:pStyle w:val="ListBullet"/>
        <w:spacing w:after="40" w:line="293" w:lineRule="auto"/>
        <w:ind w:left="288"/>
        <w:rPr>
          <w:ins w:author="Claude" w:date="2026-06-30T00:00:00Z" w16du:dateUtc="2026-06-30T00:00:00Z" w:id="420547900"/>
          <w:rFonts w:ascii="SimSun" w:hAnsi="SimSun" w:eastAsia="SimSun" w:cs="SimSun"/>
          <w:lang w:val="zh-HK" w:eastAsia="zh-HK" w:bidi="en-US"/>
        </w:rPr>
      </w:pPr>
      <w:ins w:author="Claude" w:date="2026-06-30T00:00:00Z" w16du:dateUtc="2026-06-30T00:00:00Z" w:id="847222248">
        <w:r w:rsidRPr="41711D24" w:rsidR="41711D24">
          <w:rPr>
            <w:rFonts w:ascii="SimSun" w:hAnsi="SimSun" w:eastAsia="SimSun" w:cs="SimSun"/>
            <w:lang w:val="zh-HK" w:eastAsia="zh-HK" w:bidi="en-US"/>
          </w:rPr>
          <w:t>古典語言（如古典漢語、梵文等）的文本分析、翻譯比較或語音／誦讀重構，以及跨文化經典的接受史與詮釋研究。</w:t>
        </w:r>
      </w:ins>
    </w:p>
    <w:p w:rsidR="000A1632" w:rsidRDefault="006305B7" w14:paraId="18D02BF9" w14:textId="46D64CCB">
      <w:pPr>
        <w:spacing w:after="80" w:line="283" w:lineRule="auto"/>
        <w:ind w:left="792"/>
        <w:rPr>
          <w:ins w:author="Claude" w:date="2026-06-30T00:00:00Z" w:id="4"/>
          <w:rFonts w:ascii="Times New Roman" w:hAnsi="Times New Roman" w:cs="Times New Roman"/>
          <w:i/>
          <w:iCs/>
          <w:color w:val="555555"/>
          <w:sz w:val="19"/>
          <w:szCs w:val="19"/>
          <w:lang w:val="zh-HK" w:eastAsia="zh-HK" w:bidi="en-US"/>
        </w:rPr>
      </w:pPr>
      <w:ins w:author="Claude" w:date="2026-06-30T00:00:00Z" w:id="5">
        <w:r>
          <w:rPr>
            <w:rFonts w:ascii="Times New Roman" w:hAnsi="Times New Roman" w:eastAsia="Times New Roman" w:cs="Times New Roman"/>
            <w:i/>
            <w:iCs/>
            <w:color w:val="555555"/>
            <w:sz w:val="19"/>
            <w:szCs w:val="19"/>
            <w:lang w:val="zh-HK" w:eastAsia="zh-HK" w:bidi="en-US"/>
          </w:rPr>
          <w:t>Text analysis, comparative translation, or speech/recitation reconstruction of classical languages (e.g. Classical Chinese, Sanskrit); and reception-history and interpretation studies of cross-cultural classics.</w:t>
        </w:r>
      </w:ins>
    </w:p>
    <w:p w:rsidRPr="00AA1D05" w:rsidR="007F76F1" w:rsidRDefault="00245A90" w14:paraId="2D2C09FE" w14:textId="77777777">
      <w:pPr>
        <w:spacing w:before="240" w:after="80" w:line="264" w:lineRule="auto"/>
        <w:rPr>
          <w:rFonts w:ascii="Times New Roman" w:hAnsi="Times New Roman" w:cs="Times New Roman"/>
        </w:rPr>
      </w:pPr>
      <w:r>
        <w:rPr>
          <w:rFonts w:hint="eastAsia" w:ascii="SimSun" w:hAnsi="SimSun" w:eastAsia="SimSun" w:cs="SimSun"/>
          <w:b/>
          <w:color w:val="8A1C1C"/>
          <w:sz w:val="28"/>
          <w:lang w:val="zh-HK" w:eastAsia="zh-HK" w:bidi="en-US"/>
        </w:rPr>
        <w:t>三、參賽資格及組隊規則</w:t>
      </w:r>
      <w:r>
        <w:rPr>
          <w:rFonts w:ascii="Times New Roman" w:hAnsi="Times New Roman" w:cs="Times New Roman"/>
          <w:b/>
          <w:color w:val="8A1C1C"/>
          <w:sz w:val="28"/>
          <w:lang w:val="zh-HK" w:eastAsia="zh-HK" w:bidi="en-US"/>
        </w:rPr>
        <w:t xml:space="preserve"> / 3. Eligibility and Team Formation</w:t>
      </w:r>
    </w:p>
    <w:p w:rsidRPr="0046569C" w:rsidR="007F76F1" w:rsidRDefault="374945F1" w14:paraId="0D882DC4" w14:textId="4C1BF543">
      <w:pPr>
        <w:pStyle w:val="ListBullet"/>
        <w:spacing w:after="40" w:line="293" w:lineRule="auto"/>
        <w:ind w:left="288"/>
        <w:rPr>
          <w:rFonts w:ascii="Times New Roman" w:hAnsi="Times New Roman" w:cs="Times New Roman"/>
          <w:lang w:eastAsia="zh-TW"/>
        </w:rPr>
      </w:pPr>
      <w:r w:rsidRPr="41711D24" w:rsidR="41711D24">
        <w:rPr>
          <w:rFonts w:ascii="SimSun" w:hAnsi="SimSun" w:eastAsia="SimSun" w:cs="SimSun"/>
          <w:lang w:val="zh-HK" w:eastAsia="zh-HK" w:bidi="en-US"/>
        </w:rPr>
        <w:t>參賽者</w:t>
      </w:r>
      <w:r w:rsidRPr="41711D24" w:rsidR="41711D24">
        <w:rPr>
          <w:rFonts w:ascii="SimSun" w:hAnsi="SimSun" w:eastAsia="SimSun" w:cs="SimSun"/>
          <w:lang w:val="zh-HK" w:eastAsia="zh-HK" w:bidi="en-US"/>
        </w:rPr>
        <w:t>必須為香港理工大學（人文學院）的全日制本科生，並就讀於以下課程：人文學科課程組合、中國歷史及文化（榮譽）文學士、英文及應用語言學（榮譽）文學士、語言學及翻譯學（榮譽）文學士、語言科學與語言數據分析（榮譽）理學士以及言語治療（榮譽）理學士等</w:t>
      </w:r>
    </w:p>
    <w:p w:rsidR="40D82C9D" w:rsidP="41711D24" w:rsidRDefault="31756D72" w14:paraId="26914CE0" w14:textId="7224CE65">
      <w:pPr>
        <w:spacing w:after="80" w:line="283" w:lineRule="auto"/>
        <w:ind w:left="792"/>
        <w:rPr>
          <w:rFonts w:ascii="Times New Roman" w:hAnsi="Times New Roman" w:cs="Times New Roman"/>
          <w:i w:val="1"/>
          <w:iCs w:val="1"/>
          <w:color w:val="555555"/>
          <w:sz w:val="19"/>
          <w:szCs w:val="19"/>
          <w:lang w:eastAsia="zh-HK" w:bidi="en-US"/>
        </w:rPr>
      </w:pPr>
      <w:r w:rsidRPr="41711D24" w:rsidR="41711D24">
        <w:rPr>
          <w:rFonts w:ascii="Times New Roman" w:hAnsi="Times New Roman" w:cs="Times New Roman"/>
          <w:i w:val="1"/>
          <w:iCs w:val="1"/>
          <w:color w:val="555555"/>
          <w:sz w:val="19"/>
          <w:szCs w:val="19"/>
          <w:lang w:eastAsia="zh-HK" w:bidi="en-US"/>
        </w:rPr>
        <w:t xml:space="preserve">Applicants must be full-time undergraduate students </w:t>
      </w:r>
      <w:r w:rsidRPr="41711D24" w:rsidR="41711D24">
        <w:rPr>
          <w:rFonts w:ascii="Times New Roman" w:hAnsi="Times New Roman" w:cs="Times New Roman"/>
          <w:i w:val="1"/>
          <w:iCs w:val="1"/>
          <w:color w:val="555555"/>
          <w:sz w:val="19"/>
          <w:szCs w:val="19"/>
          <w:lang w:eastAsia="zh-HK" w:bidi="en-US"/>
        </w:rPr>
        <w:t>of</w:t>
      </w:r>
      <w:r w:rsidRPr="41711D24" w:rsidR="41711D24">
        <w:rPr>
          <w:rFonts w:ascii="Times New Roman" w:hAnsi="Times New Roman" w:cs="Times New Roman"/>
          <w:i w:val="1"/>
          <w:iCs w:val="1"/>
          <w:color w:val="555555"/>
          <w:sz w:val="19"/>
          <w:szCs w:val="19"/>
          <w:lang w:eastAsia="zh-HK" w:bidi="en-US"/>
        </w:rPr>
        <w:t xml:space="preserve"> The Hong Kong Polytechnic University (Faculty of Humanities), enrolle</w:t>
      </w:r>
      <w:r w:rsidRPr="41711D24" w:rsidR="41711D24">
        <w:rPr>
          <w:rFonts w:ascii="Times New Roman" w:hAnsi="Times New Roman" w:cs="Times New Roman"/>
          <w:i w:val="1"/>
          <w:iCs w:val="1"/>
          <w:color w:val="595959" w:themeColor="text1" w:themeTint="A6" w:themeShade="FF"/>
          <w:sz w:val="19"/>
          <w:szCs w:val="19"/>
          <w:lang w:eastAsia="zh-HK" w:bidi="en-US"/>
        </w:rPr>
        <w:t xml:space="preserve">d in </w:t>
      </w:r>
      <w:r w:rsidRPr="41711D24" w:rsidR="41711D24">
        <w:rPr>
          <w:rFonts w:ascii="Times New Roman" w:hAnsi="Times New Roman" w:eastAsia="Times New Roman" w:cs="Times New Roman"/>
          <w:i w:val="1"/>
          <w:iCs w:val="1"/>
          <w:color w:val="595959" w:themeColor="text1" w:themeTint="A6" w:themeShade="FF"/>
          <w:sz w:val="19"/>
          <w:szCs w:val="19"/>
        </w:rPr>
        <w:t>one of the following</w:t>
      </w:r>
      <w:r w:rsidRPr="41711D24" w:rsidR="41711D24">
        <w:rPr>
          <w:rFonts w:ascii="Times New Roman" w:hAnsi="Times New Roman" w:cs="Times New Roman"/>
          <w:i w:val="1"/>
          <w:iCs w:val="1"/>
          <w:color w:val="595959" w:themeColor="text1" w:themeTint="A6" w:themeShade="FF"/>
          <w:sz w:val="19"/>
          <w:szCs w:val="19"/>
          <w:lang w:eastAsia="zh-HK" w:bidi="en-US"/>
        </w:rPr>
        <w:t xml:space="preserve"> </w:t>
      </w:r>
      <w:r w:rsidRPr="41711D24" w:rsidR="41711D24">
        <w:rPr>
          <w:rFonts w:ascii="Times New Roman" w:hAnsi="Times New Roman" w:cs="Times New Roman"/>
          <w:i w:val="1"/>
          <w:iCs w:val="1"/>
          <w:color w:val="595959" w:themeColor="text1" w:themeTint="A6" w:themeShade="FF"/>
          <w:sz w:val="19"/>
          <w:szCs w:val="19"/>
          <w:lang w:eastAsia="zh-HK" w:bidi="en-US"/>
        </w:rPr>
        <w:t>programmes</w:t>
      </w:r>
      <w:r w:rsidRPr="41711D24" w:rsidR="41711D24">
        <w:rPr>
          <w:rFonts w:ascii="Times New Roman" w:hAnsi="Times New Roman" w:cs="Times New Roman"/>
          <w:i w:val="1"/>
          <w:iCs w:val="1"/>
          <w:color w:val="595959" w:themeColor="text1" w:themeTint="A6" w:themeShade="FF"/>
          <w:sz w:val="19"/>
          <w:szCs w:val="19"/>
          <w:lang w:eastAsia="zh-HK" w:bidi="en-US"/>
        </w:rPr>
        <w:t xml:space="preserve">: </w:t>
      </w:r>
      <w:r w:rsidRPr="41711D24" w:rsidR="41711D24">
        <w:rPr>
          <w:rFonts w:ascii="Times New Roman" w:hAnsi="Times New Roman" w:cs="Times New Roman"/>
          <w:i w:val="1"/>
          <w:iCs w:val="1"/>
          <w:color w:val="555555"/>
          <w:sz w:val="19"/>
          <w:szCs w:val="19"/>
          <w:lang w:eastAsia="zh-HK" w:bidi="en-US"/>
        </w:rPr>
        <w:t xml:space="preserve"> the </w:t>
      </w:r>
      <w:r w:rsidRPr="41711D24" w:rsidR="41711D24">
        <w:rPr>
          <w:rFonts w:ascii="Times New Roman" w:hAnsi="Times New Roman" w:cs="Times New Roman"/>
          <w:i w:val="1"/>
          <w:iCs w:val="1"/>
          <w:color w:val="555555"/>
          <w:sz w:val="19"/>
          <w:szCs w:val="19"/>
          <w:lang w:eastAsia="zh-HK" w:bidi="en-US"/>
        </w:rPr>
        <w:t>Bachelor’s Degree</w:t>
      </w:r>
      <w:r w:rsidRPr="41711D24" w:rsidR="41711D24">
        <w:rPr>
          <w:rFonts w:ascii="Times New Roman" w:hAnsi="Times New Roman" w:cs="Times New Roman"/>
          <w:i w:val="1"/>
          <w:iCs w:val="1"/>
          <w:color w:val="555555"/>
          <w:sz w:val="19"/>
          <w:szCs w:val="19"/>
          <w:lang w:eastAsia="zh-HK" w:bidi="en-US"/>
        </w:rPr>
        <w:t xml:space="preserve"> Scheme in Humanities, BA (</w:t>
      </w:r>
      <w:r w:rsidRPr="41711D24" w:rsidR="41711D24">
        <w:rPr>
          <w:rFonts w:ascii="Times New Roman" w:hAnsi="Times New Roman" w:cs="Times New Roman"/>
          <w:i w:val="1"/>
          <w:iCs w:val="1"/>
          <w:color w:val="555555"/>
          <w:sz w:val="19"/>
          <w:szCs w:val="19"/>
          <w:lang w:eastAsia="zh-HK" w:bidi="en-US"/>
        </w:rPr>
        <w:t>Hons</w:t>
      </w:r>
      <w:r w:rsidRPr="41711D24" w:rsidR="41711D24">
        <w:rPr>
          <w:rFonts w:ascii="Times New Roman" w:hAnsi="Times New Roman" w:cs="Times New Roman"/>
          <w:i w:val="1"/>
          <w:iCs w:val="1"/>
          <w:color w:val="555555"/>
          <w:sz w:val="19"/>
          <w:szCs w:val="19"/>
          <w:lang w:eastAsia="zh-HK" w:bidi="en-US"/>
        </w:rPr>
        <w:t>) in Chinese History and Culture, BA (</w:t>
      </w:r>
      <w:r w:rsidRPr="41711D24" w:rsidR="41711D24">
        <w:rPr>
          <w:rFonts w:ascii="Times New Roman" w:hAnsi="Times New Roman" w:cs="Times New Roman"/>
          <w:i w:val="1"/>
          <w:iCs w:val="1"/>
          <w:color w:val="555555"/>
          <w:sz w:val="19"/>
          <w:szCs w:val="19"/>
          <w:lang w:eastAsia="zh-HK" w:bidi="en-US"/>
        </w:rPr>
        <w:t>Hons</w:t>
      </w:r>
      <w:r w:rsidRPr="41711D24" w:rsidR="41711D24">
        <w:rPr>
          <w:rFonts w:ascii="Times New Roman" w:hAnsi="Times New Roman" w:cs="Times New Roman"/>
          <w:i w:val="1"/>
          <w:iCs w:val="1"/>
          <w:color w:val="555555"/>
          <w:sz w:val="19"/>
          <w:szCs w:val="19"/>
          <w:lang w:eastAsia="zh-HK" w:bidi="en-US"/>
        </w:rPr>
        <w:t>) in English and Applied Linguistics, BA (</w:t>
      </w:r>
      <w:r w:rsidRPr="41711D24" w:rsidR="41711D24">
        <w:rPr>
          <w:rFonts w:ascii="Times New Roman" w:hAnsi="Times New Roman" w:cs="Times New Roman"/>
          <w:i w:val="1"/>
          <w:iCs w:val="1"/>
          <w:color w:val="555555"/>
          <w:sz w:val="19"/>
          <w:szCs w:val="19"/>
          <w:lang w:eastAsia="zh-HK" w:bidi="en-US"/>
        </w:rPr>
        <w:t>Hons</w:t>
      </w:r>
      <w:r w:rsidRPr="41711D24" w:rsidR="41711D24">
        <w:rPr>
          <w:rFonts w:ascii="Times New Roman" w:hAnsi="Times New Roman" w:cs="Times New Roman"/>
          <w:i w:val="1"/>
          <w:iCs w:val="1"/>
          <w:color w:val="555555"/>
          <w:sz w:val="19"/>
          <w:szCs w:val="19"/>
          <w:lang w:eastAsia="zh-HK" w:bidi="en-US"/>
        </w:rPr>
        <w:t xml:space="preserve">) in Linguistics and Translation, </w:t>
      </w:r>
      <w:r w:rsidRPr="41711D24" w:rsidR="41711D24">
        <w:rPr>
          <w:rFonts w:ascii="Times New Roman" w:hAnsi="Times New Roman" w:cs="Times New Roman"/>
          <w:i w:val="1"/>
          <w:iCs w:val="1"/>
          <w:color w:val="555555"/>
          <w:sz w:val="19"/>
          <w:szCs w:val="19"/>
          <w:lang w:eastAsia="zh-HK" w:bidi="en-US"/>
        </w:rPr>
        <w:t>BSc</w:t>
      </w:r>
      <w:r w:rsidRPr="41711D24" w:rsidR="41711D24">
        <w:rPr>
          <w:rFonts w:ascii="Times New Roman" w:hAnsi="Times New Roman" w:cs="Times New Roman"/>
          <w:i w:val="1"/>
          <w:iCs w:val="1"/>
          <w:color w:val="555555"/>
          <w:sz w:val="19"/>
          <w:szCs w:val="19"/>
          <w:lang w:eastAsia="zh-HK" w:bidi="en-US"/>
        </w:rPr>
        <w:t xml:space="preserve"> (</w:t>
      </w:r>
      <w:r w:rsidRPr="41711D24" w:rsidR="41711D24">
        <w:rPr>
          <w:rFonts w:ascii="Times New Roman" w:hAnsi="Times New Roman" w:cs="Times New Roman"/>
          <w:i w:val="1"/>
          <w:iCs w:val="1"/>
          <w:color w:val="555555"/>
          <w:sz w:val="19"/>
          <w:szCs w:val="19"/>
          <w:lang w:eastAsia="zh-HK" w:bidi="en-US"/>
        </w:rPr>
        <w:t>Hons</w:t>
      </w:r>
      <w:r w:rsidRPr="41711D24" w:rsidR="41711D24">
        <w:rPr>
          <w:rFonts w:ascii="Times New Roman" w:hAnsi="Times New Roman" w:cs="Times New Roman"/>
          <w:i w:val="1"/>
          <w:iCs w:val="1"/>
          <w:color w:val="555555"/>
          <w:sz w:val="19"/>
          <w:szCs w:val="19"/>
          <w:lang w:eastAsia="zh-HK" w:bidi="en-US"/>
        </w:rPr>
        <w:t xml:space="preserve">) in Language Science and </w:t>
      </w:r>
      <w:del w:author="Guest User" w:date="2026-07-02T01:20:52.53Z" w16du:dateUtc="2026-07-02T01:20:52.53Z" w:id="2068598431">
        <w:r w:rsidRPr="41711D24" w:rsidDel="41711D24">
          <w:rPr>
            <w:rFonts w:ascii="Times New Roman" w:hAnsi="Times New Roman" w:cs="Times New Roman"/>
            <w:i w:val="1"/>
            <w:iCs w:val="1"/>
            <w:color w:val="555555"/>
            <w:sz w:val="19"/>
            <w:szCs w:val="19"/>
            <w:lang w:eastAsia="zh-HK" w:bidi="en-US"/>
          </w:rPr>
          <w:delText>Analytics  and</w:delText>
        </w:r>
      </w:del>
      <w:ins w:author="Guest User" w:date="2026-07-02T01:20:52.532Z" w16du:dateUtc="2026-07-02T01:20:52.532Z" w:id="2080072557">
        <w:r w:rsidRPr="41711D24" w:rsidR="41711D24">
          <w:rPr>
            <w:rFonts w:ascii="Times New Roman" w:hAnsi="Times New Roman" w:cs="Times New Roman"/>
            <w:i w:val="1"/>
            <w:iCs w:val="1"/>
            <w:color w:val="555555"/>
            <w:sz w:val="19"/>
            <w:szCs w:val="19"/>
            <w:lang w:eastAsia="zh-HK" w:bidi="en-US"/>
          </w:rPr>
          <w:t>Analytics and</w:t>
        </w:r>
      </w:ins>
      <w:r w:rsidRPr="41711D24" w:rsidR="41711D24">
        <w:rPr>
          <w:rFonts w:ascii="Times New Roman" w:hAnsi="Times New Roman" w:cs="Times New Roman"/>
          <w:i w:val="1"/>
          <w:iCs w:val="1"/>
          <w:color w:val="555555"/>
          <w:sz w:val="19"/>
          <w:szCs w:val="19"/>
          <w:lang w:eastAsia="zh-HK" w:bidi="en-US"/>
        </w:rPr>
        <w:t xml:space="preserve"> </w:t>
      </w:r>
      <w:r w:rsidRPr="41711D24" w:rsidR="41711D24">
        <w:rPr>
          <w:rFonts w:ascii="Times New Roman" w:hAnsi="Times New Roman" w:cs="Times New Roman"/>
          <w:i w:val="1"/>
          <w:iCs w:val="1"/>
          <w:color w:val="555555"/>
          <w:sz w:val="19"/>
          <w:szCs w:val="19"/>
          <w:lang w:eastAsia="zh-HK" w:bidi="en-US"/>
        </w:rPr>
        <w:t>BSc</w:t>
      </w:r>
      <w:r w:rsidRPr="41711D24" w:rsidR="41711D24">
        <w:rPr>
          <w:rFonts w:ascii="Times New Roman" w:hAnsi="Times New Roman" w:cs="Times New Roman"/>
          <w:i w:val="1"/>
          <w:iCs w:val="1"/>
          <w:color w:val="555555"/>
          <w:sz w:val="19"/>
          <w:szCs w:val="19"/>
          <w:lang w:eastAsia="zh-HK" w:bidi="en-US"/>
        </w:rPr>
        <w:t xml:space="preserve"> (</w:t>
      </w:r>
      <w:r w:rsidRPr="41711D24" w:rsidR="41711D24">
        <w:rPr>
          <w:rFonts w:ascii="Times New Roman" w:hAnsi="Times New Roman" w:cs="Times New Roman"/>
          <w:i w:val="1"/>
          <w:iCs w:val="1"/>
          <w:color w:val="555555"/>
          <w:sz w:val="19"/>
          <w:szCs w:val="19"/>
          <w:lang w:eastAsia="zh-HK" w:bidi="en-US"/>
        </w:rPr>
        <w:t>Hons</w:t>
      </w:r>
      <w:r w:rsidRPr="41711D24" w:rsidR="41711D24">
        <w:rPr>
          <w:rFonts w:ascii="Times New Roman" w:hAnsi="Times New Roman" w:cs="Times New Roman"/>
          <w:i w:val="1"/>
          <w:iCs w:val="1"/>
          <w:color w:val="555555"/>
          <w:sz w:val="19"/>
          <w:szCs w:val="19"/>
          <w:lang w:eastAsia="zh-HK" w:bidi="en-US"/>
        </w:rPr>
        <w:t>) in Speech Therapy, etc.</w:t>
      </w:r>
    </w:p>
    <w:p w:rsidRPr="00B40EB0" w:rsidR="00B40EB0" w:rsidP="00B40EB0" w:rsidRDefault="00B40EB0" w14:paraId="1A0D97FA" w14:textId="168C1230">
      <w:pPr>
        <w:pStyle w:val="ListBullet"/>
        <w:spacing w:after="40" w:line="293" w:lineRule="auto"/>
        <w:ind w:left="288"/>
        <w:rPr>
          <w:rFonts w:ascii="SimSun" w:hAnsi="SimSun" w:eastAsia="SimSun" w:cs="SimSun"/>
          <w:lang w:val="zh-HK" w:eastAsia="zh-HK" w:bidi="en-US"/>
        </w:rPr>
      </w:pPr>
      <w:r w:rsidRPr="41711D24" w:rsidR="41711D24">
        <w:rPr>
          <w:rFonts w:ascii="SimSun" w:hAnsi="SimSun" w:eastAsia="SimSun" w:cs="SimSun"/>
          <w:lang w:val="zh-HK" w:eastAsia="zh-HK" w:bidi="en-US"/>
        </w:rPr>
        <w:t xml:space="preserve">•比賽鼓勵參賽者進行跨學科組隊，但所有隊員均須來自上述人文學院合資格課程。 </w:t>
      </w:r>
    </w:p>
    <w:p w:rsidRPr="00B40EB0" w:rsidR="00B40EB0" w:rsidP="00863BE7" w:rsidRDefault="00B40EB0" w14:paraId="6CE94833" w14:textId="36A1FA54">
      <w:pPr>
        <w:spacing w:after="80" w:line="283" w:lineRule="auto"/>
        <w:ind w:left="792"/>
        <w:rPr>
          <w:rFonts w:ascii="SimSun" w:hAnsi="SimSun" w:eastAsia="SimSun" w:cs="SimSun"/>
          <w:lang w:val="zh-HK" w:eastAsia="zh-HK" w:bidi="en-US"/>
        </w:rPr>
      </w:pPr>
      <w:r>
        <w:rPr>
          <w:rFonts w:ascii="Times New Roman" w:hAnsi="Times New Roman" w:cs="Times New Roman"/>
          <w:i/>
          <w:iCs/>
          <w:color w:val="555555"/>
          <w:sz w:val="19"/>
          <w:szCs w:val="19"/>
          <w:lang w:eastAsia="zh-HK" w:bidi="en-US"/>
        </w:rPr>
        <w:t xml:space="preserve">Interdisciplinary team formation among participants from the above </w:t>
      </w:r>
      <w:proofErr w:type="spellStart"/>
      <w:r>
        <w:rPr>
          <w:rFonts w:ascii="Times New Roman" w:hAnsi="Times New Roman" w:cs="Times New Roman"/>
          <w:i/>
          <w:iCs/>
          <w:color w:val="555555"/>
          <w:sz w:val="19"/>
          <w:szCs w:val="19"/>
          <w:lang w:eastAsia="zh-HK" w:bidi="en-US"/>
        </w:rPr>
        <w:t>programmes</w:t>
      </w:r>
      <w:proofErr w:type="spellEnd"/>
      <w:r>
        <w:rPr>
          <w:rFonts w:ascii="Times New Roman" w:hAnsi="Times New Roman" w:cs="Times New Roman"/>
          <w:i/>
          <w:iCs/>
          <w:color w:val="555555"/>
          <w:sz w:val="19"/>
          <w:szCs w:val="19"/>
          <w:lang w:eastAsia="zh-HK" w:bidi="en-US"/>
        </w:rPr>
        <w:t xml:space="preserve"> is encouraged, but all team members must be enrolled in one of the eligible </w:t>
      </w:r>
      <w:proofErr w:type="spellStart"/>
      <w:r>
        <w:rPr>
          <w:rFonts w:ascii="Times New Roman" w:hAnsi="Times New Roman" w:cs="Times New Roman"/>
          <w:i/>
          <w:iCs/>
          <w:color w:val="555555"/>
          <w:sz w:val="19"/>
          <w:szCs w:val="19"/>
          <w:lang w:eastAsia="zh-HK" w:bidi="en-US"/>
        </w:rPr>
        <w:t>programmes</w:t>
      </w:r>
      <w:proofErr w:type="spellEnd"/>
      <w:r>
        <w:rPr>
          <w:rFonts w:ascii="Times New Roman" w:hAnsi="Times New Roman" w:cs="Times New Roman"/>
          <w:i/>
          <w:iCs/>
          <w:color w:val="555555"/>
          <w:sz w:val="19"/>
          <w:szCs w:val="19"/>
          <w:lang w:eastAsia="zh-HK" w:bidi="en-US"/>
        </w:rPr>
        <w:t xml:space="preserve"> listed above.</w:t>
      </w:r>
    </w:p>
    <w:p w:rsidRPr="00AA1D05" w:rsidR="007F76F1" w:rsidP="40D82C9D" w:rsidRDefault="374945F1" w14:paraId="2A484BE2" w14:textId="0F98CF51">
      <w:pPr>
        <w:pStyle w:val="ListBullet"/>
        <w:spacing w:after="40" w:line="293" w:lineRule="auto"/>
        <w:ind w:left="288"/>
        <w:rPr>
          <w:rFonts w:ascii="SimSun" w:hAnsi="SimSun" w:eastAsia="SimSun" w:cs="SimSun"/>
          <w:lang w:val="zh-HK" w:eastAsia="zh-HK" w:bidi="en-US"/>
        </w:rPr>
      </w:pPr>
      <w:r w:rsidRPr="41711D24" w:rsidR="41711D24">
        <w:rPr>
          <w:rFonts w:ascii="Times New Roman" w:hAnsi="Times New Roman" w:eastAsia="SimSun" w:cs="Times New Roman"/>
          <w:lang w:val="zh-HK" w:eastAsia="zh-HK" w:bidi="en-US"/>
        </w:rPr>
        <w:t>可</w:t>
      </w:r>
      <w:r w:rsidRPr="41711D24" w:rsidR="41711D24">
        <w:rPr>
          <w:rFonts w:ascii="SimSun" w:hAnsi="SimSun" w:eastAsia="SimSun" w:cs="SimSun"/>
          <w:b w:val="1"/>
          <w:bCs w:val="1"/>
          <w:lang w:val="zh-HK" w:eastAsia="zh-HK" w:bidi="en-US"/>
        </w:rPr>
        <w:t>個人</w:t>
      </w:r>
      <w:r w:rsidRPr="41711D24" w:rsidR="41711D24">
        <w:rPr>
          <w:rFonts w:ascii="SimSun" w:hAnsi="SimSun" w:eastAsia="SimSun" w:cs="SimSun"/>
          <w:lang w:val="zh-HK" w:eastAsia="zh-HK" w:bidi="en-US"/>
        </w:rPr>
        <w:t>參賽，亦可</w:t>
      </w:r>
      <w:r w:rsidRPr="41711D24" w:rsidR="41711D24">
        <w:rPr>
          <w:rFonts w:ascii="Times New Roman" w:hAnsi="Times New Roman" w:cs="Times New Roman"/>
          <w:b w:val="1"/>
          <w:bCs w:val="1"/>
          <w:lang w:val="zh-HK" w:eastAsia="zh-HK" w:bidi="en-US"/>
        </w:rPr>
        <w:t xml:space="preserve"> 2 </w:t>
      </w:r>
      <w:r w:rsidRPr="41711D24" w:rsidR="41711D24">
        <w:rPr>
          <w:rFonts w:ascii="SimSun" w:hAnsi="SimSun" w:eastAsia="SimSun" w:cs="SimSun"/>
          <w:b w:val="1"/>
          <w:bCs w:val="1"/>
          <w:lang w:val="zh-HK" w:eastAsia="zh-HK" w:bidi="en-US"/>
        </w:rPr>
        <w:t>至</w:t>
      </w:r>
      <w:r w:rsidRPr="41711D24" w:rsidR="41711D24">
        <w:rPr>
          <w:rFonts w:ascii="Times New Roman" w:hAnsi="Times New Roman" w:cs="Times New Roman"/>
          <w:b w:val="1"/>
          <w:bCs w:val="1"/>
          <w:lang w:val="zh-HK" w:eastAsia="zh-HK" w:bidi="en-US"/>
        </w:rPr>
        <w:t xml:space="preserve"> 4 </w:t>
      </w:r>
      <w:r w:rsidRPr="41711D24" w:rsidR="41711D24">
        <w:rPr>
          <w:rFonts w:ascii="SimSun" w:hAnsi="SimSun" w:eastAsia="SimSun" w:cs="SimSun"/>
          <w:b w:val="1"/>
          <w:bCs w:val="1"/>
          <w:lang w:val="zh-HK" w:eastAsia="zh-HK" w:bidi="en-US"/>
        </w:rPr>
        <w:t>人組隊</w:t>
      </w:r>
      <w:r w:rsidRPr="41711D24" w:rsidR="41711D24">
        <w:rPr>
          <w:rFonts w:ascii="SimSun" w:hAnsi="SimSun" w:eastAsia="SimSun" w:cs="SimSun"/>
          <w:lang w:val="zh-HK" w:eastAsia="zh-HK" w:bidi="en-US"/>
        </w:rPr>
        <w:t>；每隊最多</w:t>
      </w:r>
      <w:r w:rsidRPr="41711D24" w:rsidR="41711D24">
        <w:rPr>
          <w:rFonts w:ascii="Times New Roman" w:hAnsi="Times New Roman" w:cs="Times New Roman"/>
          <w:lang w:val="zh-HK" w:eastAsia="zh-HK" w:bidi="en-US"/>
        </w:rPr>
        <w:t xml:space="preserve"> 4 </w:t>
      </w:r>
      <w:r w:rsidRPr="41711D24" w:rsidR="41711D24">
        <w:rPr>
          <w:rFonts w:ascii="SimSun" w:hAnsi="SimSun" w:eastAsia="SimSun" w:cs="SimSun"/>
          <w:lang w:val="zh-HK" w:eastAsia="zh-HK" w:bidi="en-US"/>
        </w:rPr>
        <w:t>人。</w:t>
      </w:r>
    </w:p>
    <w:p w:rsidRPr="00AA1D05" w:rsidR="007F76F1" w:rsidP="33F6325B" w:rsidRDefault="33F6325B" w14:paraId="3293EA5B" w14:textId="2DBA698E">
      <w:pPr>
        <w:spacing w:after="80" w:line="283" w:lineRule="auto"/>
        <w:ind w:left="792"/>
        <w:rPr>
          <w:rFonts w:ascii="Times New Roman" w:hAnsi="Times New Roman" w:cs="Times New Roman"/>
          <w:i/>
          <w:iCs/>
          <w:color w:val="555555"/>
          <w:sz w:val="19"/>
          <w:szCs w:val="19"/>
          <w:lang w:eastAsia="zh-HK" w:bidi="en-US"/>
        </w:rPr>
      </w:pPr>
      <w:r>
        <w:rPr>
          <w:rFonts w:ascii="Times New Roman" w:hAnsi="Times New Roman" w:cs="Times New Roman"/>
          <w:i/>
          <w:iCs/>
          <w:color w:val="555555"/>
          <w:sz w:val="19"/>
          <w:szCs w:val="19"/>
          <w:lang w:eastAsia="zh-HK" w:bidi="en-US"/>
        </w:rPr>
        <w:t xml:space="preserve">Entries may be submitted </w:t>
      </w:r>
      <w:r>
        <w:rPr>
          <w:rFonts w:ascii="Times New Roman" w:hAnsi="Times New Roman" w:cs="Times New Roman"/>
          <w:b/>
          <w:bCs/>
          <w:i/>
          <w:iCs/>
          <w:color w:val="555555"/>
          <w:sz w:val="19"/>
          <w:szCs w:val="19"/>
          <w:lang w:eastAsia="zh-HK" w:bidi="en-US"/>
        </w:rPr>
        <w:t>individually</w:t>
      </w:r>
      <w:r>
        <w:rPr>
          <w:rFonts w:ascii="Times New Roman" w:hAnsi="Times New Roman" w:cs="Times New Roman"/>
          <w:i/>
          <w:iCs/>
          <w:color w:val="555555"/>
          <w:sz w:val="19"/>
          <w:szCs w:val="19"/>
          <w:lang w:eastAsia="zh-HK" w:bidi="en-US"/>
        </w:rPr>
        <w:t xml:space="preserve"> or in </w:t>
      </w:r>
      <w:r>
        <w:rPr>
          <w:rFonts w:ascii="Times New Roman" w:hAnsi="Times New Roman" w:cs="Times New Roman"/>
          <w:b/>
          <w:bCs/>
          <w:i/>
          <w:iCs/>
          <w:color w:val="555555"/>
          <w:sz w:val="19"/>
          <w:szCs w:val="19"/>
          <w:lang w:eastAsia="zh-HK" w:bidi="en-US"/>
        </w:rPr>
        <w:t>teams of 2 to 4</w:t>
      </w:r>
      <w:r>
        <w:rPr>
          <w:rFonts w:ascii="Times New Roman" w:hAnsi="Times New Roman" w:cs="Times New Roman"/>
          <w:i/>
          <w:iCs/>
          <w:color w:val="555555"/>
          <w:sz w:val="19"/>
          <w:szCs w:val="19"/>
          <w:lang w:eastAsia="zh-HK" w:bidi="en-US"/>
        </w:rPr>
        <w:t>; each team may have no more than 4 members.</w:t>
      </w:r>
    </w:p>
    <w:p w:rsidRPr="00AA1D05" w:rsidR="007F76F1" w:rsidRDefault="374945F1" w14:paraId="168BB452" w14:textId="51C0E80E">
      <w:pPr>
        <w:pStyle w:val="ListBullet"/>
        <w:spacing w:after="40" w:line="293" w:lineRule="auto"/>
        <w:ind w:left="288"/>
        <w:rPr>
          <w:rFonts w:ascii="Times New Roman" w:hAnsi="Times New Roman" w:cs="Times New Roman"/>
          <w:lang w:eastAsia="zh-TW"/>
        </w:rPr>
      </w:pPr>
      <w:r w:rsidRPr="41711D24" w:rsidR="41711D24">
        <w:rPr>
          <w:rFonts w:ascii="SimSun" w:hAnsi="SimSun" w:eastAsia="SimSun" w:cs="SimSun"/>
          <w:lang w:val="zh-HK" w:eastAsia="zh-HK" w:bidi="en-US"/>
        </w:rPr>
        <w:t>每名學生只可作為一隊之正式成員參賽；每隊只可提交一份作品。</w:t>
      </w:r>
    </w:p>
    <w:p w:rsidRPr="00AA1D05" w:rsidR="007F76F1" w:rsidP="586FF6A1" w:rsidRDefault="586FF6A1" w14:paraId="153EA8BB" w14:textId="519C0A74">
      <w:pPr>
        <w:spacing w:after="80" w:line="283" w:lineRule="auto"/>
        <w:ind w:left="792"/>
      </w:pPr>
      <w:r>
        <w:rPr>
          <w:rFonts w:ascii="Times New Roman" w:hAnsi="Times New Roman" w:cs="Times New Roman"/>
          <w:i/>
          <w:iCs/>
          <w:color w:val="555555"/>
          <w:sz w:val="19"/>
          <w:szCs w:val="19"/>
          <w:lang w:eastAsia="zh-HK" w:bidi="en-US"/>
        </w:rPr>
        <w:t>Each student may join only one team as an official member, and each team may submit only one entry.</w:t>
      </w:r>
    </w:p>
    <w:p w:rsidRPr="00AA1D05" w:rsidR="007F76F1" w:rsidRDefault="374945F1" w14:paraId="4DA90FBA" w14:textId="65B24D6A">
      <w:pPr>
        <w:pStyle w:val="ListBullet"/>
        <w:spacing w:after="40" w:line="293" w:lineRule="auto"/>
        <w:ind w:left="288"/>
        <w:rPr>
          <w:rFonts w:ascii="Times New Roman" w:hAnsi="Times New Roman" w:cs="Times New Roman"/>
          <w:lang w:eastAsia="zh-TW"/>
        </w:rPr>
      </w:pPr>
      <w:r w:rsidRPr="41711D24" w:rsidR="41711D24">
        <w:rPr>
          <w:rFonts w:ascii="SimSun" w:hAnsi="SimSun" w:eastAsia="SimSun" w:cs="SimSun"/>
          <w:lang w:val="zh-HK" w:eastAsia="zh-HK" w:bidi="en-US"/>
        </w:rPr>
        <w:t>主辦單位保留核實學生身份及</w:t>
      </w:r>
      <w:r w:rsidRPr="41711D24" w:rsidR="41711D24">
        <w:rPr>
          <w:rFonts w:ascii="PMingLiU" w:hAnsi="PMingLiU" w:eastAsia="PMingLiU" w:cs="SimSun"/>
          <w:lang w:val="zh-HK" w:eastAsia="zh-HK" w:bidi="en-US"/>
        </w:rPr>
        <w:t>參賽</w:t>
      </w:r>
      <w:r w:rsidRPr="41711D24" w:rsidR="41711D24">
        <w:rPr>
          <w:rFonts w:ascii="SimSun" w:hAnsi="SimSun" w:eastAsia="SimSun" w:cs="SimSun"/>
          <w:lang w:val="zh-HK" w:eastAsia="zh-HK" w:bidi="en-US"/>
        </w:rPr>
        <w:t>資格之權利。</w:t>
      </w:r>
    </w:p>
    <w:p w:rsidR="586FF6A1" w:rsidP="586FF6A1" w:rsidRDefault="586FF6A1" w14:paraId="4D727C8B" w14:textId="2F5E4921">
      <w:pPr>
        <w:spacing w:after="80" w:line="283" w:lineRule="auto"/>
        <w:ind w:left="792"/>
      </w:pPr>
      <w:r>
        <w:rPr>
          <w:rFonts w:ascii="Times New Roman" w:hAnsi="Times New Roman" w:cs="Times New Roman"/>
          <w:i/>
          <w:iCs/>
          <w:color w:val="555555"/>
          <w:sz w:val="19"/>
          <w:szCs w:val="19"/>
          <w:lang w:eastAsia="zh-HK" w:bidi="en-US"/>
        </w:rPr>
        <w:t xml:space="preserve">The </w:t>
      </w:r>
      <w:proofErr w:type="spellStart"/>
      <w:r>
        <w:rPr>
          <w:rFonts w:ascii="Times New Roman" w:hAnsi="Times New Roman" w:cs="Times New Roman"/>
          <w:i/>
          <w:iCs/>
          <w:color w:val="555555"/>
          <w:sz w:val="19"/>
          <w:szCs w:val="19"/>
          <w:lang w:eastAsia="zh-HK" w:bidi="en-US"/>
        </w:rPr>
        <w:t>Organising</w:t>
      </w:r>
      <w:proofErr w:type="spellEnd"/>
      <w:r>
        <w:rPr>
          <w:rFonts w:ascii="Times New Roman" w:hAnsi="Times New Roman" w:cs="Times New Roman"/>
          <w:i/>
          <w:iCs/>
          <w:color w:val="555555"/>
          <w:sz w:val="19"/>
          <w:szCs w:val="19"/>
          <w:lang w:eastAsia="zh-HK" w:bidi="en-US"/>
        </w:rPr>
        <w:t xml:space="preserve"> Committee reserves the right to verify student status and team eligibility.</w:t>
      </w:r>
    </w:p>
    <w:p w:rsidR="00BE07F0" w:rsidP="02850F58" w:rsidRDefault="00BE07F0" w14:paraId="6B49DFAD" w14:textId="6D83C33C">
      <w:pPr>
        <w:spacing w:after="120" w:line="288" w:lineRule="auto"/>
        <w:rPr>
          <w:rFonts w:ascii="Times New Roman" w:hAnsi="Times New Roman" w:cs="Times New Roman"/>
          <w:i/>
          <w:iCs/>
          <w:color w:val="555555"/>
          <w:sz w:val="19"/>
          <w:szCs w:val="19"/>
          <w:lang w:eastAsia="zh-HK" w:bidi="en-US"/>
        </w:rPr>
      </w:pPr>
    </w:p>
    <w:p w:rsidR="00BE07F0" w:rsidRDefault="00BE07F0" w14:paraId="1CE821E6" w14:textId="77777777">
      <w:pPr>
        <w:rPr>
          <w:rFonts w:ascii="Times New Roman" w:hAnsi="Times New Roman" w:cs="Times New Roman"/>
          <w:i/>
          <w:color w:val="555555"/>
          <w:sz w:val="19"/>
          <w:lang w:val="zh-HK" w:eastAsia="zh-HK" w:bidi="en-US"/>
        </w:rPr>
      </w:pPr>
      <w:r>
        <w:rPr>
          <w:rFonts w:ascii="Times New Roman" w:hAnsi="Times New Roman" w:cs="Times New Roman"/>
          <w:i/>
          <w:color w:val="555555"/>
          <w:sz w:val="19"/>
          <w:lang w:val="zh-HK" w:eastAsia="zh-HK" w:bidi="en-US"/>
        </w:rPr>
        <w:br w:type="page"/>
      </w:r>
    </w:p>
    <w:p w:rsidRPr="00AA1D05" w:rsidR="007F76F1" w:rsidRDefault="00245A90" w14:paraId="216216F9" w14:textId="6140F00A">
      <w:pPr>
        <w:spacing w:before="240" w:after="80" w:line="264" w:lineRule="auto"/>
        <w:rPr>
          <w:lang w:eastAsia="zh-HK"/>
        </w:rPr>
      </w:pPr>
      <w:r>
        <w:rPr>
          <w:rFonts w:ascii="SimSun" w:hAnsi="SimSun" w:eastAsia="SimSun" w:cs="SimSun"/>
          <w:b/>
          <w:bCs/>
          <w:color w:val="8A1C1C"/>
          <w:sz w:val="28"/>
          <w:szCs w:val="28"/>
          <w:lang w:val="zh-HK" w:eastAsia="zh-HK" w:bidi="en-US"/>
        </w:rPr>
        <w:t>四、可接受的作品形式</w:t>
      </w:r>
      <w:r>
        <w:rPr>
          <w:rFonts w:ascii="Times New Roman" w:hAnsi="Times New Roman" w:cs="Times New Roman"/>
          <w:b/>
          <w:bCs/>
          <w:color w:val="8A1C1C"/>
          <w:sz w:val="28"/>
          <w:szCs w:val="28"/>
          <w:lang w:val="zh-HK" w:eastAsia="zh-HK" w:bidi="en-US"/>
        </w:rPr>
        <w:t xml:space="preserve"> / 4. Accepted Forms of Submission</w:t>
      </w:r>
    </w:p>
    <w:p w:rsidR="33F6325B" w:rsidP="33F6325B" w:rsidRDefault="33F6325B" w14:paraId="153E446C" w14:textId="35CCB4AE">
      <w:pPr>
        <w:spacing w:after="80" w:line="283" w:lineRule="auto"/>
        <w:rPr>
          <w:rFonts w:ascii="SimSun" w:hAnsi="SimSun" w:eastAsia="SimSun" w:cs="SimSun"/>
          <w:szCs w:val="21"/>
          <w:lang w:eastAsia="zh-HK"/>
        </w:rPr>
      </w:pPr>
      <w:r>
        <w:rPr>
          <w:rFonts w:ascii="SimSun" w:hAnsi="SimSun" w:eastAsia="SimSun" w:cs="SimSun"/>
          <w:szCs w:val="21"/>
          <w:lang w:eastAsia="zh-HK"/>
        </w:rPr>
        <w:t>作品不限單一形式，可將多種形式結合於單一作品。</w:t>
      </w:r>
    </w:p>
    <w:p w:rsidR="33F6325B" w:rsidP="31756D72" w:rsidRDefault="31756D72" w14:paraId="56C4038F" w14:textId="093C4331">
      <w:pPr>
        <w:spacing w:after="120" w:line="288" w:lineRule="auto"/>
        <w:rPr>
          <w:rFonts w:ascii="Times New Roman" w:hAnsi="Times New Roman" w:eastAsia="Times New Roman" w:cs="Times New Roman"/>
          <w:i/>
          <w:iCs/>
          <w:color w:val="000000" w:themeColor="text1"/>
          <w:sz w:val="19"/>
          <w:szCs w:val="19"/>
          <w:lang w:eastAsia="zh-HK"/>
        </w:rPr>
      </w:pPr>
      <w:r>
        <w:rPr>
          <w:rFonts w:ascii="Times New Roman" w:hAnsi="Times New Roman" w:cs="Times New Roman"/>
          <w:i/>
          <w:color w:val="555555"/>
          <w:sz w:val="19"/>
          <w:lang w:val="zh-HK" w:eastAsia="zh-HK" w:bidi="en-US"/>
        </w:rPr>
        <w:t>Entries are not restricted to a single format; you can integrate multiple formats into the project.</w:t>
      </w:r>
    </w:p>
    <w:p w:rsidR="7C3C1EA3" w:rsidP="00212C0C" w:rsidRDefault="33F6325B" w14:paraId="0371EE7D" w14:textId="6C6D152E">
      <w:pPr>
        <w:pStyle w:val="ListParagraph"/>
        <w:numPr>
          <w:ilvl w:val="0"/>
          <w:numId w:val="20"/>
        </w:numPr>
        <w:spacing w:after="40" w:line="293" w:lineRule="auto"/>
        <w:ind w:left="288"/>
        <w:rPr>
          <w:rFonts w:ascii="SimSun" w:hAnsi="SimSun" w:eastAsia="SimSun" w:cs="SimSun"/>
          <w:szCs w:val="21"/>
          <w:lang w:eastAsia="zh-TW"/>
        </w:rPr>
      </w:pPr>
      <w:r>
        <w:rPr>
          <w:rFonts w:ascii="SimSun" w:hAnsi="SimSun" w:eastAsia="SimSun" w:cs="SimSun"/>
          <w:szCs w:val="21"/>
          <w:lang w:eastAsia="zh-TW"/>
        </w:rPr>
        <w:t>研究型作品：透過數位人文技術與量化分析，對古典文獻的數據進行分析與比較。</w:t>
      </w:r>
    </w:p>
    <w:p w:rsidRPr="00212C0C" w:rsidR="7C3C1EA3" w:rsidP="00212C0C" w:rsidRDefault="33F6325B" w14:paraId="7F90C949" w14:textId="75C91989">
      <w:pPr>
        <w:pStyle w:val="ListParagraph"/>
        <w:spacing w:after="80" w:line="283" w:lineRule="auto"/>
        <w:ind w:left="792"/>
        <w:rPr>
          <w:rFonts w:ascii="Times New Roman" w:hAnsi="Times New Roman" w:eastAsia="Times New Roman" w:cs="Times New Roman"/>
          <w:i/>
          <w:iCs/>
          <w:color w:val="595959" w:themeColor="text1" w:themeTint="A6"/>
          <w:sz w:val="19"/>
          <w:szCs w:val="19"/>
          <w:lang w:eastAsia="zh-CN"/>
        </w:rPr>
      </w:pPr>
      <w:r>
        <w:rPr>
          <w:rFonts w:ascii="Times New Roman" w:hAnsi="Times New Roman" w:eastAsia="Times New Roman" w:cs="Times New Roman"/>
          <w:i/>
          <w:iCs/>
          <w:color w:val="595959" w:themeColor="text1" w:themeTint="A6"/>
          <w:sz w:val="19"/>
          <w:szCs w:val="19"/>
          <w:lang w:eastAsia="zh-CN"/>
        </w:rPr>
        <w:t xml:space="preserve">Research-oriented work: Utilizing digital humanities technologies and quantitative methods to analyze and compare data derived from </w:t>
      </w:r>
      <w:del w:author="Claude" w:date="2026-06-30T00:00:00Z" w:id="6">
        <w:r>
          <w:rPr>
            <w:rFonts w:ascii="Times New Roman" w:hAnsi="Times New Roman" w:eastAsia="Times New Roman" w:cs="Times New Roman"/>
            <w:i/>
            <w:iCs/>
            <w:color w:val="595959" w:themeColor="text1" w:themeTint="A6"/>
            <w:sz w:val="19"/>
            <w:szCs w:val="19"/>
            <w:lang w:eastAsia="zh-CN"/>
          </w:rPr>
          <w:delText xml:space="preserve">Chinese historical materials and </w:delText>
        </w:r>
      </w:del>
      <w:r>
        <w:rPr>
          <w:rFonts w:ascii="Times New Roman" w:hAnsi="Times New Roman" w:eastAsia="Times New Roman" w:cs="Times New Roman"/>
          <w:i/>
          <w:iCs/>
          <w:color w:val="595959" w:themeColor="text1" w:themeTint="A6"/>
          <w:sz w:val="19"/>
          <w:szCs w:val="19"/>
          <w:lang w:eastAsia="zh-CN"/>
        </w:rPr>
        <w:t>classical texts.</w:t>
      </w:r>
    </w:p>
    <w:p w:rsidR="7C3C1EA3" w:rsidP="41711D24" w:rsidRDefault="33F6325B" w14:paraId="20185276" w14:textId="7B06FA57">
      <w:pPr>
        <w:pStyle w:val="ListParagraph"/>
        <w:numPr>
          <w:ilvl w:val="1"/>
          <w:numId w:val="20"/>
        </w:numPr>
        <w:spacing w:after="160"/>
        <w:ind w:left="792"/>
        <w:rPr>
          <w:rFonts w:ascii="SimSun" w:hAnsi="SimSun" w:eastAsia="SimSun" w:cs="SimSun"/>
          <w:lang w:eastAsia="zh-TW"/>
        </w:rPr>
      </w:pPr>
      <w:r w:rsidRPr="41711D24" w:rsidR="41711D24">
        <w:rPr>
          <w:rFonts w:ascii="SimSun" w:hAnsi="SimSun" w:eastAsia="SimSun" w:cs="SimSun"/>
          <w:lang w:eastAsia="zh-TW"/>
        </w:rPr>
        <w:t xml:space="preserve">資料集、文本語料庫、圖表、地圖、網絡 </w:t>
      </w:r>
      <w:r w:rsidRPr="41711D24" w:rsidR="41711D24">
        <w:rPr>
          <w:rFonts w:ascii="SimSun" w:hAnsi="SimSun" w:eastAsia="SimSun" w:cs="SimSun"/>
          <w:lang w:eastAsia="zh-TW"/>
        </w:rPr>
        <w:t>(如</w:t>
      </w:r>
      <w:r w:rsidRPr="41711D24" w:rsidR="41711D24">
        <w:rPr>
          <w:rFonts w:ascii="SimSun" w:hAnsi="SimSun" w:eastAsia="SimSun" w:cs="SimSun"/>
          <w:lang w:eastAsia="zh-TW"/>
        </w:rPr>
        <w:t>人物關係</w:t>
      </w:r>
      <w:r w:rsidRPr="41711D24" w:rsidR="41711D24">
        <w:rPr>
          <w:rFonts w:ascii="SimSun" w:hAnsi="SimSun" w:eastAsia="SimSun" w:cs="SimSun"/>
          <w:lang w:eastAsia="zh-TW"/>
        </w:rPr>
        <w:t>網絡/</w:t>
      </w:r>
      <w:r w:rsidRPr="41711D24" w:rsidR="41711D24">
        <w:rPr>
          <w:rFonts w:ascii="SimSun" w:hAnsi="SimSun" w:eastAsia="SimSun" w:cs="SimSun"/>
          <w:lang w:eastAsia="zh-TW"/>
        </w:rPr>
        <w:t>社交</w:t>
      </w:r>
      <w:r w:rsidRPr="41711D24" w:rsidR="41711D24">
        <w:rPr>
          <w:rFonts w:ascii="SimSun" w:hAnsi="SimSun" w:eastAsia="SimSun" w:cs="SimSun"/>
          <w:lang w:eastAsia="zh-TW"/>
        </w:rPr>
        <w:t>網絡)</w:t>
      </w:r>
      <w:r w:rsidRPr="41711D24" w:rsidR="41711D24">
        <w:rPr>
          <w:rFonts w:ascii="SimSun" w:hAnsi="SimSun" w:eastAsia="SimSun" w:cs="SimSun"/>
          <w:lang w:eastAsia="zh-TW"/>
        </w:rPr>
        <w:t xml:space="preserve">、地理信息系統 </w:t>
      </w:r>
      <w:r w:rsidRPr="41711D24" w:rsidR="41711D24">
        <w:rPr>
          <w:rFonts w:ascii="SimSun" w:hAnsi="SimSun" w:eastAsia="SimSun" w:cs="SimSun"/>
          <w:lang w:eastAsia="zh-TW"/>
        </w:rPr>
        <w:t>(</w:t>
      </w:r>
      <w:r w:rsidRPr="41711D24" w:rsidR="41711D24">
        <w:rPr>
          <w:rFonts w:ascii="Times New Roman" w:hAnsi="Times New Roman" w:eastAsia="Times New Roman" w:cs="Times New Roman"/>
          <w:lang w:eastAsia="zh-TW"/>
          <w:rPrChange w:author="Guest User" w:date="2026-07-02T01:38:42.374Z" w16du:dateUtc="2026-07-02T01:38:42.374Z" w:id="1033388981">
            <w:rPr>
              <w:rFonts w:ascii="SimSun" w:hAnsi="SimSun" w:eastAsia="SimSun" w:cs="SimSun"/>
              <w:lang w:eastAsia="zh-TW"/>
            </w:rPr>
          </w:rPrChange>
        </w:rPr>
        <w:t>GIS</w:t>
      </w:r>
      <w:r w:rsidRPr="41711D24" w:rsidR="41711D24">
        <w:rPr>
          <w:rFonts w:ascii="SimSun" w:hAnsi="SimSun" w:eastAsia="SimSun" w:cs="SimSun"/>
          <w:lang w:eastAsia="zh-TW"/>
        </w:rPr>
        <w:t>)、知識圖譜、翻譯比較研究、古典文本分析</w:t>
      </w:r>
    </w:p>
    <w:p w:rsidRPr="00212C0C" w:rsidR="7C3C1EA3" w:rsidP="00212C0C" w:rsidRDefault="33F6325B" w14:paraId="673A65BF" w14:textId="099625F3">
      <w:pPr>
        <w:pStyle w:val="ListParagraph"/>
        <w:spacing w:after="160"/>
        <w:ind w:left="1152"/>
        <w:rPr>
          <w:rFonts w:ascii="Times New Roman" w:hAnsi="Times New Roman" w:eastAsia="Times New Roman" w:cs="Times New Roman"/>
          <w:i/>
          <w:iCs/>
          <w:color w:val="595959" w:themeColor="text1" w:themeTint="A6"/>
          <w:sz w:val="19"/>
          <w:szCs w:val="19"/>
          <w:lang w:eastAsia="zh-CN"/>
        </w:rPr>
      </w:pPr>
      <w:r>
        <w:rPr>
          <w:rFonts w:ascii="Times New Roman" w:hAnsi="Times New Roman" w:eastAsia="Times New Roman" w:cs="Times New Roman"/>
          <w:i/>
          <w:iCs/>
          <w:color w:val="595959" w:themeColor="text1" w:themeTint="A6"/>
          <w:sz w:val="19"/>
          <w:szCs w:val="19"/>
          <w:lang w:eastAsia="zh-CN"/>
        </w:rPr>
        <w:t>Datasets, Text Corpora, Charts, Maps, Networks (e.g., character relationship networks / Social Network), Geographic Information Systems (GIS), Knowledge Graphs, Comparative Translation Studies, Classical Text Analysis.</w:t>
      </w:r>
    </w:p>
    <w:p w:rsidRPr="00212C0C" w:rsidR="7C3C1EA3" w:rsidP="00212C0C" w:rsidRDefault="7C3C1EA3" w14:paraId="51817379" w14:textId="2CA6B828">
      <w:pPr>
        <w:spacing w:after="160"/>
        <w:rPr>
          <w:rFonts w:ascii="SimSun" w:hAnsi="SimSun" w:eastAsia="SimSun" w:cs="SimSun"/>
          <w:szCs w:val="21"/>
        </w:rPr>
      </w:pPr>
    </w:p>
    <w:p w:rsidR="7C3C1EA3" w:rsidP="00212C0C" w:rsidRDefault="33F6325B" w14:paraId="0C5EDBC0" w14:textId="2FD26E2A">
      <w:pPr>
        <w:pStyle w:val="ListParagraph"/>
        <w:numPr>
          <w:ilvl w:val="0"/>
          <w:numId w:val="19"/>
        </w:numPr>
        <w:spacing w:after="40" w:line="293" w:lineRule="auto"/>
        <w:ind w:left="288"/>
        <w:rPr>
          <w:rFonts w:ascii="SimSun" w:hAnsi="SimSun" w:eastAsia="SimSun" w:cs="SimSun"/>
          <w:szCs w:val="21"/>
          <w:lang w:eastAsia="zh-TW"/>
        </w:rPr>
      </w:pPr>
      <w:r>
        <w:rPr>
          <w:rFonts w:ascii="SimSun" w:hAnsi="SimSun" w:eastAsia="SimSun" w:cs="SimSun"/>
          <w:szCs w:val="21"/>
          <w:lang w:eastAsia="zh-TW"/>
        </w:rPr>
        <w:t>工具型作品：開發專為處理古典文獻的工具，提升資料處理效率。</w:t>
      </w:r>
    </w:p>
    <w:p w:rsidRPr="00212C0C" w:rsidR="7C3C1EA3" w:rsidP="00212C0C" w:rsidRDefault="33F6325B" w14:paraId="7D587193" w14:textId="36D8FCD4">
      <w:pPr>
        <w:pStyle w:val="ListParagraph"/>
        <w:spacing w:after="40" w:line="283" w:lineRule="auto"/>
        <w:ind w:left="792"/>
        <w:rPr>
          <w:rFonts w:ascii="Times New Roman" w:hAnsi="Times New Roman" w:eastAsia="Times New Roman" w:cs="Times New Roman"/>
          <w:i/>
          <w:iCs/>
          <w:color w:val="595959" w:themeColor="text1" w:themeTint="A6"/>
          <w:sz w:val="19"/>
          <w:szCs w:val="19"/>
          <w:lang w:eastAsia="zh-TW"/>
        </w:rPr>
      </w:pPr>
      <w:r>
        <w:rPr>
          <w:rFonts w:ascii="Times New Roman" w:hAnsi="Times New Roman" w:eastAsia="Times New Roman" w:cs="Times New Roman"/>
          <w:i/>
          <w:iCs/>
          <w:color w:val="595959" w:themeColor="text1" w:themeTint="A6"/>
          <w:sz w:val="19"/>
          <w:szCs w:val="19"/>
          <w:lang w:eastAsia="zh-TW"/>
        </w:rPr>
        <w:t>Tool-oriented work: Developing software or tools specifically designed for processing classical texts to enhance data processing efficiency.</w:t>
      </w:r>
    </w:p>
    <w:p w:rsidR="7C3C1EA3" w:rsidP="41711D24" w:rsidRDefault="33F6325B" w14:paraId="164B4BC8" w14:textId="4375317A">
      <w:pPr>
        <w:pStyle w:val="ListParagraph"/>
        <w:numPr>
          <w:ilvl w:val="1"/>
          <w:numId w:val="19"/>
        </w:numPr>
        <w:spacing w:after="160"/>
        <w:ind w:left="792"/>
        <w:rPr>
          <w:rFonts w:ascii="SimSun" w:hAnsi="SimSun" w:eastAsia="SimSun" w:cs="SimSun"/>
          <w:lang w:eastAsia="zh-TW"/>
        </w:rPr>
      </w:pPr>
      <w:r w:rsidRPr="41711D24" w:rsidR="41711D24">
        <w:rPr>
          <w:rFonts w:ascii="SimSun" w:hAnsi="SimSun" w:eastAsia="SimSun" w:cs="SimSun"/>
          <w:lang w:eastAsia="zh-TW"/>
        </w:rPr>
        <w:t>光學字元辨識工具、自然語言處理工具、檢索系統、</w:t>
      </w:r>
      <w:r w:rsidRPr="41711D24" w:rsidR="41711D24">
        <w:rPr>
          <w:rFonts w:ascii="Times New Roman" w:hAnsi="Times New Roman" w:eastAsia="Times New Roman" w:cs="Times New Roman"/>
          <w:lang w:eastAsia="zh-TW"/>
          <w:rPrChange w:author="Guest User" w:date="2026-07-02T01:38:16.401Z" w16du:dateUtc="2026-07-02T01:38:16.401Z" w:id="2091355549">
            <w:rPr>
              <w:rFonts w:ascii="SimSun" w:hAnsi="SimSun" w:eastAsia="SimSun" w:cs="SimSun"/>
              <w:lang w:eastAsia="zh-TW"/>
            </w:rPr>
          </w:rPrChange>
        </w:rPr>
        <w:t>AI Agent</w:t>
      </w:r>
      <w:r w:rsidRPr="41711D24" w:rsidR="41711D24">
        <w:rPr>
          <w:rFonts w:ascii="SimSun" w:hAnsi="SimSun" w:eastAsia="SimSun" w:cs="SimSun"/>
          <w:lang w:eastAsia="zh-TW"/>
        </w:rPr>
        <w:t>、圖像分類模型</w:t>
      </w:r>
    </w:p>
    <w:p w:rsidRPr="00212C0C" w:rsidR="7C3C1EA3" w:rsidP="00212C0C" w:rsidRDefault="33F6325B" w14:paraId="5F95843F" w14:textId="2284C182">
      <w:pPr>
        <w:pStyle w:val="ListParagraph"/>
        <w:spacing w:after="160"/>
        <w:ind w:left="1152"/>
        <w:rPr>
          <w:rFonts w:ascii="Times New Roman" w:hAnsi="Times New Roman" w:eastAsia="Times New Roman" w:cs="Times New Roman"/>
          <w:i/>
          <w:iCs/>
          <w:color w:val="595959" w:themeColor="text1" w:themeTint="A6"/>
          <w:sz w:val="19"/>
          <w:szCs w:val="19"/>
          <w:lang w:eastAsia="zh-TW"/>
        </w:rPr>
      </w:pPr>
      <w:r>
        <w:rPr>
          <w:rFonts w:ascii="Times New Roman" w:hAnsi="Times New Roman" w:eastAsia="Times New Roman" w:cs="Times New Roman"/>
          <w:i/>
          <w:iCs/>
          <w:color w:val="595959" w:themeColor="text1" w:themeTint="A6"/>
          <w:sz w:val="19"/>
          <w:szCs w:val="19"/>
          <w:lang w:eastAsia="zh-TW"/>
        </w:rPr>
        <w:t>Optical Character Recognition (OCR) Tools, Natural Language Processing (NLP) Tools, Information Retrieval Systems, AI Agents, Image Classification Models.</w:t>
      </w:r>
    </w:p>
    <w:p w:rsidRPr="00212C0C" w:rsidR="7C3C1EA3" w:rsidP="00212C0C" w:rsidRDefault="33F6325B" w14:paraId="7EA84394" w14:textId="420CF91C">
      <w:pPr>
        <w:spacing w:after="160"/>
        <w:rPr>
          <w:rFonts w:ascii="SimSun" w:hAnsi="SimSun" w:eastAsia="SimSun" w:cs="SimSun"/>
          <w:szCs w:val="21"/>
        </w:rPr>
      </w:pPr>
      <w:r>
        <w:rPr>
          <w:rFonts w:ascii="SimSun" w:hAnsi="SimSun" w:eastAsia="SimSun" w:cs="SimSun"/>
          <w:szCs w:val="21"/>
        </w:rPr>
        <w:t xml:space="preserve"> </w:t>
      </w:r>
    </w:p>
    <w:p w:rsidR="7C3C1EA3" w:rsidP="00212C0C" w:rsidRDefault="33F6325B" w14:paraId="6A6FDB8B" w14:textId="53FB4DCE">
      <w:pPr>
        <w:pStyle w:val="ListParagraph"/>
        <w:numPr>
          <w:ilvl w:val="0"/>
          <w:numId w:val="18"/>
        </w:numPr>
        <w:spacing w:after="40" w:line="293" w:lineRule="auto"/>
        <w:ind w:left="288"/>
        <w:rPr>
          <w:rFonts w:ascii="SimSun" w:hAnsi="SimSun" w:eastAsia="SimSun" w:cs="SimSun"/>
          <w:szCs w:val="21"/>
          <w:lang w:eastAsia="zh-TW"/>
        </w:rPr>
      </w:pPr>
      <w:r>
        <w:rPr>
          <w:rFonts w:ascii="SimSun" w:hAnsi="SimSun" w:eastAsia="SimSun" w:cs="SimSun"/>
          <w:szCs w:val="21"/>
          <w:lang w:eastAsia="zh-TW"/>
        </w:rPr>
        <w:t>教學型作品：結合數位人文技術與文史知識，設計有趣和可行的教學方案。</w:t>
      </w:r>
    </w:p>
    <w:p w:rsidRPr="00212C0C" w:rsidR="7C3C1EA3" w:rsidP="00212C0C" w:rsidRDefault="33F6325B" w14:paraId="5D5E4DB6" w14:textId="379C80BE">
      <w:pPr>
        <w:pStyle w:val="ListParagraph"/>
        <w:spacing w:after="40" w:line="283" w:lineRule="auto"/>
        <w:ind w:left="792"/>
        <w:rPr>
          <w:rFonts w:ascii="Times New Roman" w:hAnsi="Times New Roman" w:eastAsia="Times New Roman" w:cs="Times New Roman"/>
          <w:i/>
          <w:iCs/>
          <w:color w:val="595959" w:themeColor="text1" w:themeTint="A6"/>
          <w:sz w:val="19"/>
          <w:szCs w:val="19"/>
          <w:lang w:eastAsia="zh-TW"/>
        </w:rPr>
      </w:pPr>
      <w:r>
        <w:rPr>
          <w:rFonts w:ascii="Times New Roman" w:hAnsi="Times New Roman" w:eastAsia="Times New Roman" w:cs="Times New Roman"/>
          <w:i/>
          <w:iCs/>
          <w:color w:val="595959" w:themeColor="text1" w:themeTint="A6"/>
          <w:sz w:val="19"/>
          <w:szCs w:val="19"/>
          <w:lang w:eastAsia="zh-TW"/>
        </w:rPr>
        <w:t>Education-oriented work: Integrating digital humanities technologies with literary and historical knowledge to design engaging, practical, and feasible teaching plans or resources.</w:t>
      </w:r>
    </w:p>
    <w:p w:rsidR="7C3C1EA3" w:rsidP="00212C0C" w:rsidRDefault="33F6325B" w14:paraId="33AB1450" w14:textId="2C9C60E2">
      <w:pPr>
        <w:pStyle w:val="ListParagraph"/>
        <w:numPr>
          <w:ilvl w:val="1"/>
          <w:numId w:val="18"/>
        </w:numPr>
        <w:spacing w:after="160"/>
        <w:ind w:left="792"/>
        <w:rPr>
          <w:rFonts w:ascii="SimSun" w:hAnsi="SimSun" w:eastAsia="SimSun" w:cs="SimSun"/>
          <w:szCs w:val="21"/>
          <w:lang w:eastAsia="zh-TW"/>
        </w:rPr>
      </w:pPr>
      <w:r>
        <w:rPr>
          <w:rFonts w:ascii="SimSun" w:hAnsi="SimSun" w:eastAsia="SimSun" w:cs="SimSun"/>
          <w:szCs w:val="21"/>
          <w:lang w:eastAsia="zh-TW"/>
        </w:rPr>
        <w:t>互動教材、評估工具、影片、操作指南、課程單元設計</w:t>
      </w:r>
    </w:p>
    <w:p w:rsidRPr="00212C0C" w:rsidR="7C3C1EA3" w:rsidP="00212C0C" w:rsidRDefault="33F6325B" w14:paraId="1DA52DD2" w14:textId="08F7B871">
      <w:pPr>
        <w:pStyle w:val="ListParagraph"/>
        <w:spacing w:after="160"/>
        <w:ind w:left="1152"/>
        <w:rPr>
          <w:rFonts w:ascii="Times New Roman" w:hAnsi="Times New Roman" w:eastAsia="Times New Roman" w:cs="Times New Roman"/>
          <w:i/>
          <w:iCs/>
          <w:color w:val="595959" w:themeColor="text1" w:themeTint="A6"/>
          <w:sz w:val="19"/>
          <w:szCs w:val="19"/>
          <w:lang w:eastAsia="zh-TW"/>
        </w:rPr>
      </w:pPr>
      <w:r>
        <w:rPr>
          <w:rFonts w:ascii="Times New Roman" w:hAnsi="Times New Roman" w:eastAsia="Times New Roman" w:cs="Times New Roman"/>
          <w:i/>
          <w:iCs/>
          <w:color w:val="595959" w:themeColor="text1" w:themeTint="A6"/>
          <w:sz w:val="19"/>
          <w:szCs w:val="19"/>
          <w:lang w:eastAsia="zh-TW"/>
        </w:rPr>
        <w:t>Interactive Teaching Materials, Assessment Tools, Educational Videos, Tutorials, Operation Guides, Course Module Designs.</w:t>
      </w:r>
    </w:p>
    <w:p w:rsidRPr="00212C0C" w:rsidR="7C3C1EA3" w:rsidP="00212C0C" w:rsidRDefault="7C3C1EA3" w14:paraId="1447B861" w14:textId="68003149">
      <w:pPr>
        <w:spacing w:after="160"/>
        <w:rPr>
          <w:rFonts w:ascii="SimSun" w:hAnsi="SimSun" w:eastAsia="SimSun" w:cs="SimSun"/>
          <w:szCs w:val="21"/>
        </w:rPr>
      </w:pPr>
    </w:p>
    <w:p w:rsidR="7C3C1EA3" w:rsidP="41711D24" w:rsidRDefault="33F6325B" w14:paraId="50AD55D4" w14:textId="61D22287">
      <w:pPr>
        <w:pStyle w:val="ListParagraph"/>
        <w:numPr>
          <w:ilvl w:val="0"/>
          <w:numId w:val="17"/>
        </w:numPr>
        <w:spacing w:after="40" w:line="293" w:lineRule="auto"/>
        <w:ind w:left="288"/>
        <w:rPr>
          <w:rFonts w:ascii="SimSun" w:hAnsi="SimSun" w:eastAsia="SimSun" w:cs="SimSun"/>
          <w:lang w:eastAsia="zh-TW"/>
        </w:rPr>
      </w:pPr>
      <w:r w:rsidRPr="41711D24" w:rsidR="41711D24">
        <w:rPr>
          <w:rFonts w:ascii="SimSun" w:hAnsi="SimSun" w:eastAsia="SimSun" w:cs="SimSun"/>
          <w:lang w:eastAsia="zh-TW"/>
        </w:rPr>
        <w:t>展示型作品：將古典文獻或歷史材料轉化</w:t>
      </w:r>
      <w:ins w:author="Guest User" w:date="2026-06-30T06:00:00.253Z" w16du:dateUtc="2026-06-30T06:00:00.253Z" w:id="401476769">
        <w:r w:rsidRPr="41711D24" w:rsidR="41711D24">
          <w:rPr>
            <w:rFonts w:ascii="SimSun" w:hAnsi="SimSun" w:eastAsia="SimSun" w:cs="SimSun"/>
            <w:lang w:eastAsia="zh-TW"/>
          </w:rPr>
          <w:t>為</w:t>
        </w:r>
      </w:ins>
      <w:del w:author="Guest User" w:date="2026-06-30T05:59:57.159Z" w16du:dateUtc="2026-06-30T05:59:57.159Z" w:id="2040153699">
        <w:r w:rsidRPr="41711D24" w:rsidDel="41711D24">
          <w:rPr>
            <w:rFonts w:ascii="SimSun" w:hAnsi="SimSun" w:eastAsia="SimSun" w:cs="SimSun"/>
            <w:lang w:eastAsia="zh-TW"/>
          </w:rPr>
          <w:delText>成</w:delText>
        </w:r>
      </w:del>
      <w:r w:rsidRPr="41711D24" w:rsidR="41711D24">
        <w:rPr>
          <w:rFonts w:ascii="SimSun" w:hAnsi="SimSun" w:eastAsia="SimSun" w:cs="SimSun"/>
          <w:lang w:eastAsia="zh-TW"/>
        </w:rPr>
        <w:t>沉浸式與可互動的媒介。</w:t>
      </w:r>
    </w:p>
    <w:p w:rsidRPr="00212C0C" w:rsidR="7C3C1EA3" w:rsidP="00212C0C" w:rsidRDefault="33F6325B" w14:paraId="7233D5CC" w14:textId="7AB00F9C">
      <w:pPr>
        <w:pStyle w:val="ListParagraph"/>
        <w:spacing w:after="40" w:line="283" w:lineRule="auto"/>
        <w:ind w:left="792"/>
        <w:rPr>
          <w:rFonts w:ascii="Times New Roman" w:hAnsi="Times New Roman" w:eastAsia="Times New Roman" w:cs="Times New Roman"/>
          <w:i/>
          <w:iCs/>
          <w:color w:val="595959" w:themeColor="text1" w:themeTint="A6"/>
          <w:sz w:val="19"/>
          <w:szCs w:val="19"/>
          <w:lang w:eastAsia="zh-TW"/>
        </w:rPr>
      </w:pPr>
      <w:r>
        <w:rPr>
          <w:rFonts w:ascii="Times New Roman" w:hAnsi="Times New Roman" w:eastAsia="Times New Roman" w:cs="Times New Roman"/>
          <w:i/>
          <w:iCs/>
          <w:color w:val="595959" w:themeColor="text1" w:themeTint="A6"/>
          <w:sz w:val="19"/>
          <w:szCs w:val="19"/>
          <w:lang w:eastAsia="zh-TW"/>
        </w:rPr>
        <w:t>Exhibition-oriented work: Transforming classical texts or historical materials into immersive, interactive, and publicly accessible media.</w:t>
      </w:r>
    </w:p>
    <w:p w:rsidRPr="00212C0C" w:rsidR="7C3C1EA3" w:rsidP="41711D24" w:rsidRDefault="33F6325B" w14:paraId="4C535A64" w14:textId="7EAA584B">
      <w:pPr>
        <w:pStyle w:val="ListParagraph"/>
        <w:numPr>
          <w:ilvl w:val="1"/>
          <w:numId w:val="17"/>
        </w:numPr>
        <w:spacing w:after="160"/>
        <w:ind w:left="792"/>
        <w:rPr>
          <w:rFonts w:ascii="SimSun" w:hAnsi="SimSun" w:eastAsia="SimSun" w:cs="SimSun"/>
          <w:color w:val="000000" w:themeColor="text1"/>
          <w:lang w:eastAsia="zh-TW"/>
        </w:rPr>
      </w:pPr>
      <w:r w:rsidRPr="41711D24" w:rsidR="41711D24">
        <w:rPr>
          <w:rFonts w:ascii="SimSun" w:hAnsi="SimSun" w:eastAsia="SimSun" w:cs="SimSun"/>
          <w:color w:val="000000" w:themeColor="text1" w:themeTint="FF" w:themeShade="FF"/>
          <w:lang w:eastAsia="zh-TW"/>
        </w:rPr>
        <w:t>擴增實境（</w:t>
      </w:r>
      <w:r w:rsidRPr="41711D24" w:rsidR="41711D24">
        <w:rPr>
          <w:rFonts w:ascii="Times New Roman" w:hAnsi="Times New Roman" w:eastAsia="Times New Roman" w:cs="Times New Roman"/>
          <w:color w:val="000000" w:themeColor="text1" w:themeTint="FF" w:themeShade="FF"/>
          <w:lang w:eastAsia="zh-TW"/>
          <w:rPrChange w:author="Guest User" w:date="2026-07-02T01:38:21.995Z" w16du:dateUtc="2026-07-02T01:38:21.995Z" w:id="1392430096">
            <w:rPr>
              <w:rFonts w:ascii="SimSun" w:hAnsi="SimSun" w:eastAsia="SimSun" w:cs="SimSun"/>
              <w:color w:val="000000" w:themeColor="text1" w:themeTint="FF" w:themeShade="FF"/>
              <w:lang w:eastAsia="zh-TW"/>
            </w:rPr>
          </w:rPrChange>
        </w:rPr>
        <w:t>AR</w:t>
      </w:r>
      <w:r w:rsidRPr="41711D24" w:rsidR="41711D24">
        <w:rPr>
          <w:rFonts w:ascii="SimSun" w:hAnsi="SimSun" w:eastAsia="SimSun" w:cs="SimSun"/>
          <w:color w:val="000000" w:themeColor="text1" w:themeTint="FF" w:themeShade="FF"/>
          <w:lang w:eastAsia="zh-TW"/>
        </w:rPr>
        <w:t>）/ 虛擬實境（</w:t>
      </w:r>
      <w:r w:rsidRPr="41711D24" w:rsidR="41711D24">
        <w:rPr>
          <w:rFonts w:ascii="Times New Roman" w:hAnsi="Times New Roman" w:eastAsia="Times New Roman" w:cs="Times New Roman"/>
          <w:color w:val="000000" w:themeColor="text1" w:themeTint="FF" w:themeShade="FF"/>
          <w:lang w:eastAsia="zh-TW"/>
          <w:rPrChange w:author="Guest User" w:date="2026-07-02T01:38:24.954Z" w16du:dateUtc="2026-07-02T01:38:24.954Z" w:id="2076818373">
            <w:rPr>
              <w:rFonts w:ascii="SimSun" w:hAnsi="SimSun" w:eastAsia="SimSun" w:cs="SimSun"/>
              <w:color w:val="000000" w:themeColor="text1" w:themeTint="FF" w:themeShade="FF"/>
              <w:lang w:eastAsia="zh-TW"/>
            </w:rPr>
          </w:rPrChange>
        </w:rPr>
        <w:t>VR</w:t>
      </w:r>
      <w:r w:rsidRPr="41711D24" w:rsidR="41711D24">
        <w:rPr>
          <w:rFonts w:ascii="SimSun" w:hAnsi="SimSun" w:eastAsia="SimSun" w:cs="SimSun"/>
          <w:color w:val="000000" w:themeColor="text1" w:themeTint="FF" w:themeShade="FF"/>
          <w:lang w:eastAsia="zh-TW"/>
        </w:rPr>
        <w:t>）體驗、虛擬展覽、互動式歷史</w:t>
      </w:r>
      <w:ins w:author="Guest User" w:date="2026-07-02T01:11:30.439Z" w16du:dateUtc="2026-07-02T01:11:30.439Z" w:id="1438727625">
        <w:r w:rsidRPr="41711D24" w:rsidR="41711D24">
          <w:rPr>
            <w:rFonts w:ascii="SimSun" w:hAnsi="SimSun" w:eastAsia="SimSun" w:cs="SimSun"/>
            <w:color w:val="000000" w:themeColor="text1" w:themeTint="FF" w:themeShade="FF"/>
            <w:lang w:eastAsia="zh-TW"/>
          </w:rPr>
          <w:t>遊</w:t>
        </w:r>
      </w:ins>
      <w:del w:author="Guest User" w:date="2026-07-02T01:11:29.759Z" w16du:dateUtc="2026-07-02T01:11:29.759Z" w:id="328757925">
        <w:r w:rsidRPr="41711D24" w:rsidDel="41711D24">
          <w:rPr>
            <w:rFonts w:ascii="SimSun" w:hAnsi="SimSun" w:eastAsia="SimSun" w:cs="SimSun"/>
            <w:color w:val="000000" w:themeColor="text1" w:themeTint="FF" w:themeShade="FF"/>
            <w:lang w:eastAsia="zh-TW"/>
          </w:rPr>
          <w:delText>游</w:delText>
        </w:r>
      </w:del>
      <w:r w:rsidRPr="41711D24" w:rsidR="41711D24">
        <w:rPr>
          <w:rFonts w:ascii="SimSun" w:hAnsi="SimSun" w:eastAsia="SimSun" w:cs="SimSun"/>
          <w:color w:val="000000" w:themeColor="text1" w:themeTint="FF" w:themeShade="FF"/>
          <w:lang w:eastAsia="zh-TW"/>
        </w:rPr>
        <w:t xml:space="preserve">戲、3D空間復原、檔案館、人工智能聊天機器人 </w:t>
      </w:r>
      <w:r w:rsidRPr="41711D24" w:rsidR="41711D24">
        <w:rPr>
          <w:rFonts w:ascii="SimSun" w:hAnsi="SimSun" w:eastAsia="SimSun" w:cs="SimSun"/>
          <w:color w:val="000000" w:themeColor="text1" w:themeTint="FF" w:themeShade="FF"/>
          <w:lang w:eastAsia="zh-TW"/>
        </w:rPr>
        <w:t>(</w:t>
      </w:r>
      <w:r w:rsidRPr="41711D24" w:rsidR="41711D24">
        <w:rPr>
          <w:rFonts w:ascii="Times New Roman" w:hAnsi="Times New Roman" w:eastAsia="Times New Roman" w:cs="Times New Roman"/>
          <w:color w:val="000000" w:themeColor="text1" w:themeTint="FF" w:themeShade="FF"/>
          <w:lang w:eastAsia="zh-TW"/>
          <w:rPrChange w:author="Guest User" w:date="2026-07-02T01:38:28.617Z" w16du:dateUtc="2026-07-02T01:38:28.617Z" w:id="1518919838">
            <w:rPr>
              <w:rFonts w:ascii="SimSun" w:hAnsi="SimSun" w:eastAsia="SimSun" w:cs="SimSun"/>
              <w:color w:val="000000" w:themeColor="text1" w:themeTint="FF" w:themeShade="FF"/>
              <w:lang w:eastAsia="zh-TW"/>
            </w:rPr>
          </w:rPrChange>
        </w:rPr>
        <w:t xml:space="preserve">AI </w:t>
      </w:r>
      <w:r w:rsidRPr="41711D24" w:rsidR="41711D24">
        <w:rPr>
          <w:rFonts w:ascii="Times New Roman" w:hAnsi="Times New Roman" w:eastAsia="Times New Roman" w:cs="Times New Roman"/>
          <w:color w:val="000000" w:themeColor="text1" w:themeTint="FF" w:themeShade="FF"/>
          <w:lang w:eastAsia="zh-TW"/>
          <w:rPrChange w:author="Guest User" w:date="2026-07-02T01:38:28.618Z" w16du:dateUtc="2026-07-02T01:38:28.618Z" w:id="327762549">
            <w:rPr>
              <w:rFonts w:ascii="SimSun" w:hAnsi="SimSun" w:eastAsia="SimSun" w:cs="SimSun"/>
              <w:color w:val="000000" w:themeColor="text1" w:themeTint="FF" w:themeShade="FF"/>
              <w:lang w:eastAsia="zh-TW"/>
            </w:rPr>
          </w:rPrChange>
        </w:rPr>
        <w:t>Chatbot</w:t>
      </w:r>
      <w:r w:rsidRPr="41711D24" w:rsidR="41711D24">
        <w:rPr>
          <w:rFonts w:ascii="SimSun" w:hAnsi="SimSun" w:eastAsia="SimSun" w:cs="SimSun"/>
          <w:color w:val="000000" w:themeColor="text1" w:themeTint="FF" w:themeShade="FF"/>
          <w:lang w:eastAsia="zh-TW"/>
        </w:rPr>
        <w:t>)</w:t>
      </w:r>
      <w:r w:rsidRPr="41711D24" w:rsidR="41711D24">
        <w:rPr>
          <w:rFonts w:ascii="SimSun" w:hAnsi="SimSun" w:eastAsia="SimSun" w:cs="SimSun"/>
          <w:color w:val="000000" w:themeColor="text1" w:themeTint="FF" w:themeShade="FF"/>
          <w:lang w:eastAsia="zh-TW"/>
        </w:rPr>
        <w:t>、多模態敘事作品</w:t>
      </w:r>
    </w:p>
    <w:p w:rsidRPr="00212C0C" w:rsidR="7C3C1EA3" w:rsidP="00212C0C" w:rsidRDefault="33F6325B" w14:paraId="3BF79D36" w14:textId="58CC4750">
      <w:pPr>
        <w:pStyle w:val="ListParagraph"/>
        <w:spacing w:after="160"/>
        <w:ind w:left="1152"/>
        <w:rPr>
          <w:rFonts w:ascii="Times New Roman" w:hAnsi="Times New Roman" w:eastAsia="Times New Roman" w:cs="Times New Roman"/>
          <w:i/>
          <w:iCs/>
          <w:color w:val="595959" w:themeColor="text1" w:themeTint="A6"/>
          <w:sz w:val="19"/>
          <w:szCs w:val="19"/>
          <w:lang w:eastAsia="zh-TW"/>
        </w:rPr>
      </w:pPr>
      <w:r>
        <w:rPr>
          <w:rFonts w:ascii="Times New Roman" w:hAnsi="Times New Roman" w:eastAsia="Times New Roman" w:cs="Times New Roman"/>
          <w:i/>
          <w:iCs/>
          <w:color w:val="595959" w:themeColor="text1" w:themeTint="A6"/>
          <w:sz w:val="19"/>
          <w:szCs w:val="19"/>
          <w:lang w:eastAsia="zh-TW"/>
        </w:rPr>
        <w:t>Augmented Reality (</w:t>
      </w:r>
      <w:proofErr w:type="spellStart"/>
      <w:r>
        <w:rPr>
          <w:rFonts w:ascii="Times New Roman" w:hAnsi="Times New Roman" w:eastAsia="Times New Roman" w:cs="Times New Roman"/>
          <w:i/>
          <w:iCs/>
          <w:color w:val="595959" w:themeColor="text1" w:themeTint="A6"/>
          <w:sz w:val="19"/>
          <w:szCs w:val="19"/>
          <w:lang w:eastAsia="zh-TW"/>
        </w:rPr>
        <w:t>AR</w:t>
      </w:r>
      <w:proofErr w:type="spellEnd"/>
      <w:r>
        <w:rPr>
          <w:rFonts w:ascii="Times New Roman" w:hAnsi="Times New Roman" w:eastAsia="Times New Roman" w:cs="Times New Roman"/>
          <w:i/>
          <w:iCs/>
          <w:color w:val="595959" w:themeColor="text1" w:themeTint="A6"/>
          <w:sz w:val="19"/>
          <w:szCs w:val="19"/>
          <w:lang w:eastAsia="zh-TW"/>
        </w:rPr>
        <w:t>) / Virtual Reality (VR) Experiences, Virtual Exhibitions, Interactive Historical Games, 3D Spatial Reconstructions, Digital Archives, AI Chatbots, Multimodal Narrative Works.</w:t>
      </w:r>
    </w:p>
    <w:p w:rsidR="7C3C1EA3" w:rsidP="33F6325B" w:rsidRDefault="7C3C1EA3" w14:paraId="3F28426C" w14:textId="1135B63B">
      <w:pPr>
        <w:spacing w:after="80" w:line="283" w:lineRule="auto"/>
        <w:rPr>
          <w:rFonts w:ascii="SimSun" w:hAnsi="SimSun" w:eastAsia="SimSun" w:cs="SimSun"/>
        </w:rPr>
      </w:pPr>
    </w:p>
    <w:p w:rsidRPr="00AA1D05" w:rsidR="007F76F1" w:rsidP="33F6325B" w:rsidRDefault="33F6325B" w14:paraId="79F1B3A8" w14:textId="13469C09">
      <w:pPr>
        <w:spacing w:after="80" w:line="283" w:lineRule="auto"/>
        <w:rPr>
          <w:rFonts w:ascii="SimSun" w:hAnsi="SimSun" w:eastAsia="SimSun" w:cs="SimSun"/>
          <w:lang w:eastAsia="zh-HK"/>
        </w:rPr>
      </w:pPr>
      <w:r w:rsidRPr="41711D24" w:rsidR="41711D24">
        <w:rPr>
          <w:rFonts w:ascii="SimSun" w:hAnsi="SimSun" w:eastAsia="SimSun" w:cs="SimSun"/>
          <w:lang w:val="zh-HK" w:eastAsia="zh-HK" w:bidi="en-US"/>
        </w:rPr>
        <w:t>所有作品須同時具備兩項基本要求：其一，能清楚回應「</w:t>
      </w:r>
      <w:r w:rsidRPr="41711D24" w:rsidR="41711D24">
        <w:rPr>
          <w:rFonts w:ascii="Times New Roman" w:hAnsi="Times New Roman" w:eastAsia="Times New Roman" w:cs="Times New Roman"/>
          <w:lang w:val="zh-HK" w:eastAsia="zh-HK" w:bidi="en-US"/>
          <w:rPrChange w:author="Guest User" w:date="2026-07-02T01:38:33.492Z" w16du:dateUtc="2026-07-02T01:38:33.492Z" w:id="655224602">
            <w:rPr>
              <w:rFonts w:ascii="SimSun" w:hAnsi="SimSun" w:eastAsia="SimSun" w:cs="SimSun"/>
              <w:lang w:val="zh-HK" w:eastAsia="zh-HK" w:bidi="en-US"/>
            </w:rPr>
          </w:rPrChange>
        </w:rPr>
        <w:t>AI &amp; Classics</w:t>
      </w:r>
      <w:r w:rsidRPr="41711D24" w:rsidR="41711D24">
        <w:rPr>
          <w:rFonts w:ascii="SimSun" w:hAnsi="SimSun" w:eastAsia="SimSun" w:cs="SimSun"/>
          <w:lang w:val="zh-HK" w:eastAsia="zh-HK" w:bidi="en-US"/>
        </w:rPr>
        <w:t>」主題；其二，能說明作品的教育價值、研究價值或公共傳播價值。</w:t>
      </w:r>
      <w:r w:rsidRPr="41711D24" w:rsidR="41711D24">
        <w:rPr>
          <w:rFonts w:ascii="SimSun" w:hAnsi="SimSun" w:eastAsia="SimSun" w:cs="SimSun"/>
          <w:lang w:eastAsia="zh-HK"/>
        </w:rPr>
        <w:t>所有參賽作品及提交材料可</w:t>
      </w:r>
      <w:r w:rsidRPr="41711D24" w:rsidR="41711D24">
        <w:rPr>
          <w:rFonts w:ascii="PMingLiU" w:hAnsi="PMingLiU" w:eastAsia="PMingLiU" w:cs="SimSun"/>
          <w:lang w:eastAsia="zh-HK"/>
        </w:rPr>
        <w:t>用</w:t>
      </w:r>
      <w:r w:rsidRPr="41711D24" w:rsidR="41711D24">
        <w:rPr>
          <w:rFonts w:ascii="SimSun" w:hAnsi="SimSun" w:eastAsia="SimSun" w:cs="SimSun"/>
          <w:b w:val="1"/>
          <w:bCs w:val="1"/>
          <w:lang w:eastAsia="zh-HK"/>
          <w:rPrChange w:author="Guest User" w:date="2026-07-02T01:22:28.588Z" w16du:dateUtc="2026-07-02T01:22:28.588Z" w:id="619723647">
            <w:rPr>
              <w:rFonts w:ascii="SimSun" w:hAnsi="SimSun" w:eastAsia="SimSun" w:cs="SimSun"/>
              <w:lang w:eastAsia="zh-HK"/>
            </w:rPr>
          </w:rPrChange>
        </w:rPr>
        <w:t>中文或英文撰寫</w:t>
      </w:r>
      <w:r w:rsidRPr="41711D24" w:rsidR="41711D24">
        <w:rPr>
          <w:rFonts w:ascii="SimSun" w:hAnsi="SimSun" w:eastAsia="SimSun" w:cs="SimSun"/>
          <w:b w:val="1"/>
          <w:bCs w:val="1"/>
          <w:lang w:eastAsia="zh-HK"/>
          <w:rPrChange w:author="Guest User" w:date="2026-07-02T01:22:34.678Z" w16du:dateUtc="2026-07-02T01:22:34.678Z" w:id="340310673">
            <w:rPr>
              <w:rFonts w:ascii="SimSun" w:hAnsi="SimSun" w:eastAsia="SimSun" w:cs="SimSun"/>
              <w:lang w:eastAsia="zh-HK"/>
            </w:rPr>
          </w:rPrChange>
        </w:rPr>
        <w:t>及展示</w:t>
      </w:r>
      <w:r w:rsidRPr="41711D24" w:rsidR="41711D24">
        <w:rPr>
          <w:rFonts w:ascii="SimSun" w:hAnsi="SimSun" w:eastAsia="SimSun" w:cs="SimSun"/>
          <w:lang w:eastAsia="zh-HK"/>
        </w:rPr>
        <w:t>。</w:t>
      </w:r>
    </w:p>
    <w:p w:rsidRPr="00AA1D05" w:rsidR="007F76F1" w:rsidP="41711D24" w:rsidRDefault="774E18FE" w14:paraId="488635BB" w14:textId="32ED14D0">
      <w:pPr>
        <w:spacing w:after="120" w:line="288" w:lineRule="auto"/>
        <w:rPr>
          <w:rFonts w:ascii="Times New Roman" w:hAnsi="Times New Roman" w:eastAsia="Times New Roman" w:cs="Times New Roman"/>
          <w:i w:val="1"/>
          <w:iCs w:val="1"/>
          <w:color w:val="000000" w:themeColor="text1"/>
          <w:sz w:val="19"/>
          <w:szCs w:val="19"/>
          <w:lang w:eastAsia="zh-HK"/>
        </w:rPr>
      </w:pPr>
      <w:r w:rsidRPr="41711D24" w:rsidR="41711D24">
        <w:rPr>
          <w:rFonts w:ascii="Times New Roman" w:hAnsi="Times New Roman" w:cs="Times New Roman"/>
          <w:i w:val="1"/>
          <w:iCs w:val="1"/>
          <w:color w:val="000000" w:themeColor="text1" w:themeTint="FF" w:themeShade="FF"/>
          <w:sz w:val="19"/>
          <w:szCs w:val="19"/>
          <w:lang w:val="zh-HK" w:eastAsia="zh-HK" w:bidi="en-US"/>
        </w:rPr>
        <w:t>All entries must satisfy two basic requirements: first, they must clearly address the theme of “AI &amp; Classics”; second, they must explain their educational value, research value or public communication value.</w:t>
      </w:r>
      <w:r w:rsidRPr="41711D24" w:rsidR="41711D24">
        <w:rPr>
          <w:rFonts w:ascii="Times New Roman" w:hAnsi="Times New Roman" w:eastAsia="Times New Roman" w:cs="Times New Roman"/>
          <w:i w:val="1"/>
          <w:iCs w:val="1"/>
          <w:color w:val="000000" w:themeColor="text1" w:themeTint="FF" w:themeShade="FF"/>
          <w:sz w:val="19"/>
          <w:szCs w:val="19"/>
          <w:lang w:eastAsia="zh-HK"/>
        </w:rPr>
        <w:t xml:space="preserve"> All entries and submission materials may</w:t>
      </w:r>
      <w:r w:rsidRPr="41711D24" w:rsidR="41711D24">
        <w:rPr>
          <w:rFonts w:ascii="Times New Roman" w:hAnsi="Times New Roman" w:eastAsia="Times New Roman" w:cs="Times New Roman"/>
          <w:b w:val="1"/>
          <w:bCs w:val="1"/>
          <w:i w:val="1"/>
          <w:iCs w:val="1"/>
          <w:color w:val="000000" w:themeColor="text1" w:themeTint="FF" w:themeShade="FF"/>
          <w:sz w:val="19"/>
          <w:szCs w:val="19"/>
          <w:lang w:eastAsia="zh-HK"/>
          <w:rPrChange w:author="Guest User" w:date="2026-07-02T01:22:43.053Z" w16du:dateUtc="2026-07-02T01:22:43.053Z" w:id="547538492">
            <w:rPr>
              <w:rFonts w:ascii="Times New Roman" w:hAnsi="Times New Roman" w:eastAsia="Times New Roman" w:cs="Times New Roman"/>
              <w:i w:val="1"/>
              <w:iCs w:val="1"/>
              <w:color w:val="000000" w:themeColor="text1" w:themeTint="FF" w:themeShade="FF"/>
              <w:sz w:val="19"/>
              <w:szCs w:val="19"/>
              <w:lang w:eastAsia="zh-HK"/>
            </w:rPr>
          </w:rPrChange>
        </w:rPr>
        <w:t xml:space="preserve"> be written and presented entirely in either Chinese or English</w:t>
      </w:r>
      <w:r w:rsidRPr="41711D24" w:rsidR="41711D24">
        <w:rPr>
          <w:rFonts w:ascii="Times New Roman" w:hAnsi="Times New Roman" w:eastAsia="Times New Roman" w:cs="Times New Roman"/>
          <w:b w:val="1"/>
          <w:bCs w:val="1"/>
          <w:i w:val="1"/>
          <w:iCs w:val="1"/>
          <w:color w:val="000000" w:themeColor="text1" w:themeTint="FF" w:themeShade="FF"/>
          <w:sz w:val="19"/>
          <w:szCs w:val="19"/>
          <w:lang w:eastAsia="zh-HK"/>
          <w:rPrChange w:author="Guest User" w:date="2026-07-02T01:22:48.557Z" w16du:dateUtc="2026-07-02T01:22:48.557Z" w:id="1564937892">
            <w:rPr>
              <w:rFonts w:ascii="Times New Roman" w:hAnsi="Times New Roman" w:eastAsia="Times New Roman" w:cs="Times New Roman"/>
              <w:i w:val="1"/>
              <w:iCs w:val="1"/>
              <w:color w:val="000000" w:themeColor="text1" w:themeTint="FF" w:themeShade="FF"/>
              <w:sz w:val="19"/>
              <w:szCs w:val="19"/>
              <w:lang w:eastAsia="zh-HK"/>
            </w:rPr>
          </w:rPrChange>
        </w:rPr>
        <w:t>.</w:t>
      </w:r>
    </w:p>
    <w:p w:rsidR="00FB374C" w:rsidRDefault="00FB374C" w14:paraId="07E97DDE" w14:textId="77777777">
      <w:pPr>
        <w:rPr>
          <w:rFonts w:ascii="SimSun" w:hAnsi="SimSun" w:eastAsia="SimSun" w:cs="SimSun"/>
          <w:b/>
          <w:bCs/>
          <w:color w:val="8A1C1C"/>
          <w:sz w:val="28"/>
          <w:szCs w:val="28"/>
          <w:lang w:val="zh-HK" w:eastAsia="zh-HK" w:bidi="en-US"/>
        </w:rPr>
      </w:pPr>
      <w:r>
        <w:rPr>
          <w:rFonts w:ascii="SimSun" w:hAnsi="SimSun" w:eastAsia="SimSun" w:cs="SimSun"/>
          <w:b/>
          <w:bCs/>
          <w:color w:val="8A1C1C"/>
          <w:sz w:val="28"/>
          <w:szCs w:val="28"/>
          <w:lang w:val="zh-HK" w:eastAsia="zh-HK" w:bidi="en-US"/>
        </w:rPr>
        <w:br w:type="page"/>
      </w:r>
    </w:p>
    <w:p w:rsidRPr="00AA1D05" w:rsidR="007F76F1" w:rsidRDefault="00245A90" w14:paraId="5FC830F5" w14:textId="3048BF4A">
      <w:pPr>
        <w:spacing w:before="240" w:after="80" w:line="264" w:lineRule="auto"/>
        <w:rPr>
          <w:rFonts w:ascii="Times New Roman" w:hAnsi="Times New Roman" w:cs="Times New Roman"/>
        </w:rPr>
      </w:pPr>
      <w:r>
        <w:rPr>
          <w:rFonts w:ascii="SimSun" w:hAnsi="SimSun" w:eastAsia="SimSun" w:cs="SimSun"/>
          <w:b/>
          <w:bCs/>
          <w:color w:val="8A1C1C"/>
          <w:sz w:val="28"/>
          <w:szCs w:val="28"/>
          <w:lang w:val="zh-HK" w:eastAsia="zh-HK" w:bidi="en-US"/>
        </w:rPr>
        <w:t>五、提交要求</w:t>
      </w:r>
      <w:r>
        <w:rPr>
          <w:rFonts w:ascii="Times New Roman" w:hAnsi="Times New Roman" w:cs="Times New Roman"/>
          <w:b/>
          <w:bCs/>
          <w:color w:val="8A1C1C"/>
          <w:sz w:val="28"/>
          <w:szCs w:val="28"/>
          <w:lang w:val="zh-HK" w:eastAsia="zh-HK" w:bidi="en-US"/>
        </w:rPr>
        <w:t xml:space="preserve"> / 5. Submission Requirements</w:t>
      </w:r>
    </w:p>
    <w:p w:rsidR="41711D24" w:rsidP="41711D24" w:rsidRDefault="41711D24" w14:paraId="2B604F74" w14:textId="4FA7E738">
      <w:pPr>
        <w:spacing w:after="40" w:line="300" w:lineRule="auto"/>
        <w:rPr>
          <w:ins w:author="Guest User" w:date="2026-07-02T01:49:23.726Z" w16du:dateUtc="2026-07-02T01:49:23.726Z" w:id="1820207071"/>
          <w:rFonts w:ascii="SimSun" w:hAnsi="SimSun" w:eastAsia="SimSun" w:cs="SimSun"/>
          <w:b w:val="1"/>
          <w:bCs w:val="1"/>
          <w:color w:val="auto"/>
          <w:lang w:val="zh-HK" w:eastAsia="zh-HK" w:bidi="en-US"/>
          <w:rPrChange w:author="Guest User" w:date="2026-07-02T01:53:34.808Z" w:id="137835400">
            <w:rPr>
              <w:ins w:author="Guest User" w:date="2026-07-02T01:49:23.726Z" w16du:dateUtc="2026-07-02T01:49:23.726Z" w:id="1112292588"/>
              <w:rFonts w:ascii="SimSun" w:hAnsi="SimSun" w:eastAsia="SimSun" w:cs="SimSun"/>
              <w:b w:val="1"/>
              <w:bCs w:val="1"/>
              <w:color w:val="222222"/>
              <w:lang w:val="zh-HK" w:eastAsia="zh-HK" w:bidi="en-US"/>
            </w:rPr>
          </w:rPrChange>
        </w:rPr>
      </w:pPr>
      <w:r w:rsidRPr="41711D24" w:rsidR="41711D24">
        <w:rPr>
          <w:rFonts w:ascii="SimSun" w:hAnsi="SimSun" w:eastAsia="SimSun" w:cs="SimSun"/>
          <w:b w:val="1"/>
          <w:bCs w:val="1"/>
          <w:color w:val="auto"/>
          <w:lang w:val="zh-HK" w:eastAsia="zh-HK" w:bidi="en-US"/>
          <w:rPrChange w:author="Guest User" w:date="2026-07-02T01:53:34.807Z" w16du:dateUtc="2026-07-02T01:53:34.807Z" w:id="465017308">
            <w:rPr>
              <w:rFonts w:ascii="PMingLiU" w:hAnsi="PMingLiU" w:eastAsia="PMingLiU" w:cs="SimSun"/>
              <w:b w:val="1"/>
              <w:bCs w:val="1"/>
              <w:color w:val="222222"/>
              <w:lang w:val="zh-HK" w:eastAsia="zh-HK" w:bidi="en-US"/>
            </w:rPr>
          </w:rPrChange>
        </w:rPr>
        <w:t>（一</w:t>
      </w:r>
      <w:r w:rsidRPr="41711D24" w:rsidR="41711D24">
        <w:rPr>
          <w:rFonts w:ascii="SimSun" w:hAnsi="SimSun" w:eastAsia="SimSun" w:cs="SimSun"/>
          <w:b w:val="1"/>
          <w:bCs w:val="1"/>
          <w:color w:val="auto"/>
          <w:lang w:val="zh-HK" w:eastAsia="zh-HK" w:bidi="en-US"/>
          <w:rPrChange w:author="Guest User" w:date="2026-07-02T01:53:19.141Z" w16du:dateUtc="2026-07-02T01:53:19.141Z" w:id="82748516">
            <w:rPr>
              <w:rFonts w:ascii="SimSun" w:hAnsi="SimSun" w:eastAsia="SimSun" w:cs="SimSun"/>
              <w:b w:val="1"/>
              <w:bCs w:val="1"/>
              <w:color w:val="222222"/>
              <w:lang w:val="zh-HK" w:eastAsia="zh-HK" w:bidi="en-US"/>
            </w:rPr>
          </w:rPrChange>
        </w:rPr>
        <w:t>）</w:t>
      </w:r>
      <w:ins w:author="Claude" w:date="2026-06-30T00:00:00Z" w16du:dateUtc="2026-06-30T00:00:00Z" w:id="1350617240">
        <w:r w:rsidRPr="41711D24" w:rsidR="41711D24">
          <w:rPr>
            <w:rFonts w:ascii="SimSun" w:hAnsi="SimSun" w:eastAsia="SimSun" w:cs="SimSun"/>
            <w:b w:val="1"/>
            <w:bCs w:val="1"/>
            <w:color w:val="auto"/>
            <w:lang w:val="zh-HK" w:eastAsia="zh-HK" w:bidi="en-US"/>
            <w:rPrChange w:author="Guest User" w:date="2026-07-02T01:53:19.141Z" w16du:dateUtc="2026-07-02T01:53:19.141Z" w:id="1797770251">
              <w:rPr>
                <w:rFonts w:ascii="SimSun" w:hAnsi="SimSun" w:eastAsia="SimSun" w:cs="SimSun"/>
                <w:b w:val="1"/>
                <w:bCs w:val="1"/>
                <w:color w:val="222222"/>
                <w:lang w:val="zh-HK" w:eastAsia="zh-HK" w:bidi="en-US"/>
              </w:rPr>
            </w:rPrChange>
          </w:rPr>
          <w:t>報名階段【2026年9月30日截止】</w:t>
        </w:r>
      </w:ins>
    </w:p>
    <w:p w:rsidR="41711D24" w:rsidP="41711D24" w:rsidRDefault="41711D24" w14:paraId="2D5F900D" w14:textId="163BDB2B">
      <w:pPr>
        <w:spacing w:after="40" w:line="300" w:lineRule="auto"/>
        <w:rPr>
          <w:del w:author="Guest User" w:date="2026-07-02T01:14:01.659Z" w16du:dateUtc="2026-07-02T01:14:01.659Z" w:id="370848865"/>
          <w:rFonts w:ascii="SimSun" w:hAnsi="SimSun" w:eastAsia="SimSun" w:cs="SimSun"/>
          <w:b w:val="1"/>
          <w:bCs w:val="1"/>
          <w:color w:val="222222"/>
          <w:lang w:val="zh-HK" w:eastAsia="zh-HK" w:bidi="en-US"/>
        </w:rPr>
      </w:pPr>
    </w:p>
    <w:p w:rsidR="000A1632" w:rsidRDefault="006305B7" w14:paraId="0533A662" w14:textId="77777777">
      <w:pPr>
        <w:spacing w:after="120" w:line="288" w:lineRule="auto"/>
        <w:rPr>
          <w:ins w:author="Claude" w:date="2026-06-30T00:00:00Z" w:id="8"/>
          <w:rFonts w:ascii="Times New Roman" w:hAnsi="Times New Roman" w:cs="Times New Roman"/>
          <w:i/>
          <w:iCs/>
          <w:color w:val="555555"/>
          <w:sz w:val="19"/>
          <w:lang w:val="zh-HK" w:eastAsia="zh-HK" w:bidi="en-US"/>
        </w:rPr>
      </w:pPr>
      <w:ins w:author="Claude" w:date="2026-06-30T00:00:00Z" w:id="9">
        <w:r>
          <w:rPr>
            <w:rFonts w:ascii="Times New Roman" w:hAnsi="Times New Roman" w:eastAsia="Times New Roman" w:cs="Times New Roman"/>
            <w:i/>
            <w:iCs/>
            <w:color w:val="555555"/>
            <w:sz w:val="19"/>
            <w:szCs w:val="19"/>
            <w:lang w:val="zh-HK" w:eastAsia="zh-HK" w:bidi="en-US"/>
          </w:rPr>
          <w:t>Registration [Deadline: 30 September 2026]</w:t>
        </w:r>
      </w:ins>
    </w:p>
    <w:p w:rsidR="000A1632" w:rsidRDefault="006305B7" w14:paraId="2982B68C" w14:textId="77777777">
      <w:pPr>
        <w:spacing w:after="40" w:line="300" w:lineRule="auto"/>
        <w:rPr>
          <w:ins w:author="Claude" w:date="2026-06-30T00:00:00Z" w:id="10"/>
          <w:rFonts w:ascii="SimSun" w:hAnsi="SimSun" w:eastAsia="SimSun" w:cs="SimSun"/>
          <w:lang w:val="zh-HK" w:eastAsia="zh-HK" w:bidi="en-US"/>
        </w:rPr>
      </w:pPr>
      <w:ins w:author="Claude" w:date="2026-06-30T00:00:00Z" w:id="11">
        <w:r>
          <w:rPr>
            <w:rFonts w:ascii="SimSun" w:hAnsi="SimSun" w:eastAsia="SimSun" w:cs="SimSun"/>
            <w:szCs w:val="21"/>
            <w:lang w:val="zh-HK" w:eastAsia="zh-HK" w:bidi="en-US"/>
          </w:rPr>
          <w:t>參賽隊伍須於限期前填妥網上報名表，提交以下資料以核實參賽資格：</w:t>
        </w:r>
      </w:ins>
    </w:p>
    <w:p w:rsidR="000A1632" w:rsidRDefault="006305B7" w14:paraId="16A1F480" w14:textId="77777777">
      <w:pPr>
        <w:spacing w:after="80" w:line="283" w:lineRule="auto"/>
        <w:ind w:left="792"/>
        <w:rPr>
          <w:ins w:author="Claude" w:date="2026-06-30T00:00:00Z" w:id="12"/>
          <w:rFonts w:ascii="Times New Roman" w:hAnsi="Times New Roman" w:cs="Times New Roman"/>
          <w:i/>
          <w:iCs/>
          <w:color w:val="555555"/>
          <w:sz w:val="19"/>
          <w:szCs w:val="19"/>
          <w:lang w:val="zh-HK" w:eastAsia="zh-HK" w:bidi="en-US"/>
        </w:rPr>
      </w:pPr>
      <w:ins w:author="Claude" w:date="2026-06-30T00:00:00Z" w:id="13">
        <w:r>
          <w:rPr>
            <w:rFonts w:ascii="Times New Roman" w:hAnsi="Times New Roman" w:eastAsia="Times New Roman" w:cs="Times New Roman"/>
            <w:i/>
            <w:iCs/>
            <w:color w:val="555555"/>
            <w:sz w:val="19"/>
            <w:szCs w:val="19"/>
            <w:lang w:val="zh-HK" w:eastAsia="zh-HK" w:bidi="en-US"/>
          </w:rPr>
          <w:t>Each team must complete the online registration form before the deadline and provide the following to verify eligibility:</w:t>
        </w:r>
      </w:ins>
    </w:p>
    <w:p w:rsidR="000A1632" w:rsidRDefault="006305B7" w14:paraId="5E2D8B98" w14:textId="77777777">
      <w:pPr>
        <w:pStyle w:val="ListParagraph"/>
        <w:numPr>
          <w:ilvl w:val="0"/>
          <w:numId w:val="11"/>
        </w:numPr>
        <w:spacing w:after="40" w:line="293" w:lineRule="auto"/>
        <w:ind w:left="288"/>
        <w:rPr>
          <w:ins w:author="Claude" w:date="2026-06-30T00:00:00Z" w:id="14"/>
          <w:rFonts w:ascii="SimSun" w:hAnsi="SimSun" w:eastAsia="SimSun" w:cs="SimSun"/>
          <w:lang w:val="zh-HK" w:eastAsia="zh-HK" w:bidi="en-US"/>
        </w:rPr>
      </w:pPr>
      <w:ins w:author="Claude" w:date="2026-06-30T00:00:00Z" w:id="15">
        <w:r>
          <w:rPr>
            <w:rFonts w:ascii="SimSun" w:hAnsi="SimSun" w:eastAsia="SimSun" w:cs="SimSun"/>
            <w:szCs w:val="21"/>
            <w:lang w:val="zh-HK" w:eastAsia="zh-HK" w:bidi="en-US"/>
          </w:rPr>
          <w:t>隊伍名稱、每位隊員的姓名、學生編號及就讀課程；指定聯絡人及電郵。</w:t>
        </w:r>
      </w:ins>
    </w:p>
    <w:p w:rsidR="000A1632" w:rsidRDefault="006305B7" w14:paraId="14512FCC" w14:textId="77777777">
      <w:pPr>
        <w:spacing w:after="80" w:line="283" w:lineRule="auto"/>
        <w:ind w:left="792"/>
        <w:rPr>
          <w:ins w:author="Claude" w:date="2026-06-30T00:00:00Z" w:id="16"/>
          <w:rFonts w:ascii="Times New Roman" w:hAnsi="Times New Roman" w:cs="Times New Roman"/>
          <w:i/>
          <w:iCs/>
          <w:color w:val="555555"/>
          <w:sz w:val="19"/>
          <w:szCs w:val="19"/>
          <w:lang w:val="zh-HK" w:eastAsia="zh-HK" w:bidi="en-US"/>
        </w:rPr>
      </w:pPr>
      <w:ins w:author="Claude" w:date="2026-06-30T00:00:00Z" w:id="17">
        <w:r>
          <w:rPr>
            <w:rFonts w:ascii="Times New Roman" w:hAnsi="Times New Roman" w:eastAsia="Times New Roman" w:cs="Times New Roman"/>
            <w:i/>
            <w:iCs/>
            <w:color w:val="555555"/>
            <w:sz w:val="19"/>
            <w:szCs w:val="19"/>
            <w:lang w:val="zh-HK" w:eastAsia="zh-HK" w:bidi="en-US"/>
          </w:rPr>
          <w:t>Team name; each member’s name, student ID number and programme of study; a designated contact person and email.</w:t>
        </w:r>
      </w:ins>
    </w:p>
    <w:p w:rsidR="000A1632" w:rsidRDefault="006305B7" w14:paraId="09A355F7" w14:textId="77777777">
      <w:pPr>
        <w:pStyle w:val="ListParagraph"/>
        <w:numPr>
          <w:ilvl w:val="0"/>
          <w:numId w:val="11"/>
        </w:numPr>
        <w:spacing w:after="40" w:line="293" w:lineRule="auto"/>
        <w:ind w:left="288"/>
        <w:rPr>
          <w:ins w:author="Claude" w:date="2026-06-30T00:00:00Z" w16du:dateUtc="2026-06-30T00:00:00Z" w:id="2029415501"/>
          <w:rFonts w:ascii="SimSun" w:hAnsi="SimSun" w:eastAsia="SimSun" w:cs="SimSun"/>
          <w:lang w:val="zh-HK" w:eastAsia="zh-HK" w:bidi="en-US"/>
        </w:rPr>
      </w:pPr>
      <w:ins w:author="Claude" w:date="2026-06-30T00:00:00Z" w16du:dateUtc="2026-06-30T00:00:00Z" w:id="439378093">
        <w:r w:rsidRPr="41711D24" w:rsidR="41711D24">
          <w:rPr>
            <w:rFonts w:ascii="SimSun" w:hAnsi="SimSun" w:eastAsia="SimSun" w:cs="SimSun"/>
            <w:lang w:val="zh-HK" w:eastAsia="zh-HK" w:bidi="en-US"/>
          </w:rPr>
          <w:t>暫定作品題目、作品類型（研究／工具／教學／展示），及一句作品與「</w:t>
        </w:r>
        <w:r w:rsidRPr="41711D24" w:rsidR="41711D24">
          <w:rPr>
            <w:rFonts w:ascii="Times New Roman" w:hAnsi="Times New Roman" w:eastAsia="Times New Roman" w:cs="Times New Roman"/>
            <w:lang w:val="zh-HK" w:eastAsia="zh-HK" w:bidi="en-US"/>
            <w:rPrChange w:author="Guest User" w:date="2026-07-02T01:39:02.488Z" w16du:dateUtc="2026-07-02T01:39:02.488Z" w:id="698783442">
              <w:rPr>
                <w:rFonts w:ascii="SimSun" w:hAnsi="SimSun" w:eastAsia="SimSun" w:cs="SimSun"/>
                <w:lang w:val="zh-HK" w:eastAsia="zh-HK" w:bidi="en-US"/>
              </w:rPr>
            </w:rPrChange>
          </w:rPr>
          <w:t>AI &amp; Classics</w:t>
        </w:r>
        <w:r w:rsidRPr="41711D24" w:rsidR="41711D24">
          <w:rPr>
            <w:rFonts w:ascii="SimSun" w:hAnsi="SimSun" w:eastAsia="SimSun" w:cs="SimSun"/>
            <w:lang w:val="zh-HK" w:eastAsia="zh-HK" w:bidi="en-US"/>
          </w:rPr>
          <w:t>」主題關聯的說明。</w:t>
        </w:r>
      </w:ins>
    </w:p>
    <w:p w:rsidR="000A1632" w:rsidRDefault="006305B7" w14:paraId="5A25A8B0" w14:textId="77777777">
      <w:pPr>
        <w:spacing w:after="80" w:line="283" w:lineRule="auto"/>
        <w:ind w:left="792"/>
        <w:rPr>
          <w:ins w:author="Claude" w:date="2026-06-30T00:00:00Z" w:id="20"/>
          <w:rFonts w:ascii="Times New Roman" w:hAnsi="Times New Roman" w:cs="Times New Roman"/>
          <w:i/>
          <w:iCs/>
          <w:color w:val="555555"/>
          <w:sz w:val="19"/>
          <w:szCs w:val="19"/>
          <w:lang w:val="zh-HK" w:eastAsia="zh-HK" w:bidi="en-US"/>
        </w:rPr>
      </w:pPr>
      <w:ins w:author="Claude" w:date="2026-06-30T00:00:00Z" w:id="21">
        <w:r>
          <w:rPr>
            <w:rFonts w:ascii="Times New Roman" w:hAnsi="Times New Roman" w:eastAsia="Times New Roman" w:cs="Times New Roman"/>
            <w:i/>
            <w:iCs/>
            <w:color w:val="555555"/>
            <w:sz w:val="19"/>
            <w:szCs w:val="19"/>
            <w:lang w:val="zh-HK" w:eastAsia="zh-HK" w:bidi="en-US"/>
          </w:rPr>
          <w:t>Provisional project title; submission type (Research / Tool / Education / Exhibition); and a one-line note on the project’s connection to the “AI &amp; Classics” theme.</w:t>
        </w:r>
      </w:ins>
    </w:p>
    <w:p w:rsidR="000A1632" w:rsidRDefault="006305B7" w14:paraId="71C55E79" w14:textId="77777777">
      <w:pPr>
        <w:pStyle w:val="ListParagraph"/>
        <w:numPr>
          <w:ilvl w:val="0"/>
          <w:numId w:val="11"/>
        </w:numPr>
        <w:spacing w:after="40" w:line="293" w:lineRule="auto"/>
        <w:ind w:left="288"/>
        <w:rPr>
          <w:ins w:author="Claude" w:date="2026-06-30T00:00:00Z" w16du:dateUtc="2026-06-30T00:00:00Z" w:id="768817876"/>
          <w:rFonts w:ascii="SimSun" w:hAnsi="SimSun" w:eastAsia="SimSun" w:cs="SimSun"/>
          <w:lang w:val="zh-HK" w:eastAsia="zh-HK" w:bidi="en-US"/>
        </w:rPr>
      </w:pPr>
      <w:ins w:author="Claude" w:date="2026-06-30T00:00:00Z" w16du:dateUtc="2026-06-30T00:00:00Z" w:id="401520400">
        <w:r w:rsidRPr="41711D24" w:rsidR="41711D24">
          <w:rPr>
            <w:rFonts w:ascii="SimSun" w:hAnsi="SimSun" w:eastAsia="SimSun" w:cs="SimSun"/>
            <w:lang w:val="zh-HK" w:eastAsia="zh-HK" w:bidi="en-US"/>
          </w:rPr>
          <w:t>確認已閱讀並同意比賽規則、</w:t>
        </w:r>
        <w:r w:rsidRPr="41711D24" w:rsidR="41711D24">
          <w:rPr>
            <w:rFonts w:ascii="Times New Roman" w:hAnsi="Times New Roman" w:eastAsia="Times New Roman" w:cs="Times New Roman"/>
            <w:lang w:val="zh-HK" w:eastAsia="zh-HK" w:bidi="en-US"/>
            <w:rPrChange w:author="Guest User" w:date="2026-07-02T01:39:05.892Z" w16du:dateUtc="2026-07-02T01:39:05.892Z" w:id="1092036654">
              <w:rPr>
                <w:rFonts w:ascii="SimSun" w:hAnsi="SimSun" w:eastAsia="SimSun" w:cs="SimSun"/>
                <w:lang w:val="zh-HK" w:eastAsia="zh-HK" w:bidi="en-US"/>
              </w:rPr>
            </w:rPrChange>
          </w:rPr>
          <w:t>AI</w:t>
        </w:r>
        <w:r w:rsidRPr="41711D24" w:rsidR="41711D24">
          <w:rPr>
            <w:rFonts w:ascii="SimSun" w:hAnsi="SimSun" w:eastAsia="SimSun" w:cs="SimSun"/>
            <w:lang w:val="zh-HK" w:eastAsia="zh-HK" w:bidi="en-US"/>
          </w:rPr>
          <w:t xml:space="preserve"> 使用、學術誠信及知識產權條款，且作品為原創。</w:t>
        </w:r>
      </w:ins>
    </w:p>
    <w:p w:rsidR="000A1632" w:rsidRDefault="006305B7" w14:paraId="3BC62F6F" w14:textId="77777777">
      <w:pPr>
        <w:spacing w:after="80" w:line="283" w:lineRule="auto"/>
        <w:ind w:left="792"/>
        <w:rPr>
          <w:ins w:author="Claude" w:date="2026-06-30T00:00:00Z" w:id="24"/>
          <w:rFonts w:ascii="Times New Roman" w:hAnsi="Times New Roman" w:cs="Times New Roman"/>
          <w:i/>
          <w:iCs/>
          <w:color w:val="555555"/>
          <w:sz w:val="19"/>
          <w:szCs w:val="19"/>
          <w:lang w:val="zh-HK" w:eastAsia="zh-HK" w:bidi="en-US"/>
        </w:rPr>
      </w:pPr>
      <w:ins w:author="Claude" w:date="2026-06-30T00:00:00Z" w:id="25">
        <w:r>
          <w:rPr>
            <w:rFonts w:ascii="Times New Roman" w:hAnsi="Times New Roman" w:eastAsia="Times New Roman" w:cs="Times New Roman"/>
            <w:i/>
            <w:iCs/>
            <w:color w:val="555555"/>
            <w:sz w:val="19"/>
            <w:szCs w:val="19"/>
            <w:lang w:val="zh-HK" w:eastAsia="zh-HK" w:bidi="en-US"/>
          </w:rPr>
          <w:t>Confirmation that the team has read and agrees to the competition rules and the AI-use, academic-integrity and intellectual-property terms, and that the entry is original.</w:t>
        </w:r>
      </w:ins>
    </w:p>
    <w:p w:rsidR="00877557" w:rsidP="774E18FE" w:rsidRDefault="00877557" w14:paraId="26324B99" w14:textId="77777777">
      <w:pPr>
        <w:spacing w:after="40" w:line="300" w:lineRule="auto"/>
        <w:rPr>
          <w:rFonts w:ascii="SimSun" w:hAnsi="SimSun" w:eastAsia="SimSun" w:cs="SimSun"/>
          <w:b/>
          <w:bCs/>
          <w:color w:val="222222"/>
          <w:lang w:val="zh-HK" w:eastAsia="zh-HK" w:bidi="en-US"/>
        </w:rPr>
      </w:pPr>
    </w:p>
    <w:p w:rsidRPr="00212C0C" w:rsidR="007F76F1" w:rsidP="41711D24" w:rsidRDefault="774E18FE" w14:paraId="1E0B01AB" w14:textId="08D6E77A">
      <w:pPr>
        <w:spacing w:after="40" w:afterAutospacing="off" w:line="300" w:lineRule="auto"/>
        <w:rPr>
          <w:ins w:author="Guest User" w:date="2026-07-02T01:52:35.922Z" w16du:dateUtc="2026-07-02T01:52:35.922Z" w:id="142155585"/>
          <w:rFonts w:ascii="SimSun" w:hAnsi="SimSun" w:eastAsia="SimSun" w:cs="SimSun"/>
          <w:b w:val="1"/>
          <w:bCs w:val="1"/>
          <w:color w:val="auto"/>
          <w:lang w:val="zh-HK" w:eastAsia="zh-HK" w:bidi="en-US"/>
          <w:rPrChange w:author="Guest User" w:date="2026-07-02T01:53:32.255Z" w:id="1773268302">
            <w:rPr>
              <w:ins w:author="Guest User" w:date="2026-07-02T01:52:35.922Z" w16du:dateUtc="2026-07-02T01:52:35.922Z" w:id="983965028"/>
              <w:rFonts w:ascii="SimSun" w:hAnsi="SimSun" w:eastAsia="SimSun" w:cs="SimSun"/>
              <w:b w:val="1"/>
              <w:bCs w:val="1"/>
              <w:color w:val="222222"/>
              <w:lang w:val="zh-HK" w:eastAsia="zh-HK" w:bidi="en-US"/>
            </w:rPr>
          </w:rPrChange>
        </w:rPr>
        <w:pPrChange w:author="Guest User" w:date="2026-07-02T01:51:23.291Z">
          <w:pPr/>
        </w:pPrChange>
      </w:pPr>
      <w:r w:rsidRPr="41711D24" w:rsidR="41711D24">
        <w:rPr>
          <w:rFonts w:ascii="SimSun" w:hAnsi="SimSun" w:eastAsia="SimSun" w:cs="SimSun"/>
          <w:b w:val="1"/>
          <w:bCs w:val="1"/>
          <w:color w:val="auto"/>
          <w:lang w:val="zh-HK" w:eastAsia="zh-HK" w:bidi="en-US"/>
          <w:rPrChange w:author="Guest User" w:date="2026-07-02T01:53:32.248Z" w16du:dateUtc="2026-07-02T01:53:32.248Z" w:id="707059830">
            <w:rPr>
              <w:rFonts w:ascii="SimSun" w:hAnsi="SimSun" w:eastAsia="SimSun" w:cs="SimSun"/>
              <w:b w:val="1"/>
              <w:bCs w:val="1"/>
              <w:color w:val="222222"/>
              <w:lang w:val="zh-HK" w:eastAsia="zh-HK" w:bidi="en-US"/>
            </w:rPr>
          </w:rPrChange>
        </w:rPr>
        <w:t>（</w:t>
      </w:r>
      <w:r w:rsidRPr="41711D24" w:rsidR="41711D24">
        <w:rPr>
          <w:rFonts w:ascii="SimSun" w:hAnsi="SimSun" w:eastAsia="SimSun" w:cs="SimSun"/>
          <w:b w:val="1"/>
          <w:bCs w:val="1"/>
          <w:color w:val="auto"/>
          <w:lang w:val="zh-HK" w:eastAsia="zh-HK" w:bidi="en-US"/>
          <w:rPrChange w:author="Guest User" w:date="2026-07-02T01:53:15.679Z" w16du:dateUtc="2026-07-02T01:53:15.679Z" w:id="1662885990">
            <w:rPr>
              <w:rFonts w:ascii="PMingLiU" w:hAnsi="PMingLiU" w:eastAsia="PMingLiU" w:cs="SimSun"/>
              <w:b w:val="1"/>
              <w:bCs w:val="1"/>
              <w:color w:val="222222"/>
              <w:lang w:val="zh-HK" w:eastAsia="zh-HK" w:bidi="en-US"/>
            </w:rPr>
          </w:rPrChange>
        </w:rPr>
        <w:t>二</w:t>
      </w:r>
      <w:r w:rsidRPr="41711D24" w:rsidR="41711D24">
        <w:rPr>
          <w:rFonts w:ascii="SimSun" w:hAnsi="SimSun" w:eastAsia="SimSun" w:cs="SimSun"/>
          <w:b w:val="1"/>
          <w:bCs w:val="1"/>
          <w:color w:val="auto"/>
          <w:lang w:val="zh-HK" w:eastAsia="zh-HK" w:bidi="en-US"/>
          <w:rPrChange w:author="Guest User" w:date="2026-07-02T01:53:15.679Z" w16du:dateUtc="2026-07-02T01:53:15.679Z" w:id="2040653781">
            <w:rPr>
              <w:rFonts w:ascii="SimSun" w:hAnsi="SimSun" w:eastAsia="SimSun" w:cs="SimSun"/>
              <w:b w:val="1"/>
              <w:bCs w:val="1"/>
              <w:color w:val="222222"/>
              <w:lang w:val="zh-HK" w:eastAsia="zh-HK" w:bidi="en-US"/>
            </w:rPr>
          </w:rPrChange>
        </w:rPr>
        <w:t>）初賽提交</w:t>
      </w:r>
      <w:del w:author="Guest User" w:date="2026-07-02T01:14:15.674Z" w16du:dateUtc="2026-07-02T01:14:15.674Z" w:id="1645397659">
        <w:r w:rsidRPr="41711D24" w:rsidDel="41711D24">
          <w:rPr>
            <w:rFonts w:ascii="SimSun" w:hAnsi="SimSun" w:eastAsia="SimSun" w:cs="SimSun"/>
            <w:b w:val="1"/>
            <w:bCs w:val="1"/>
            <w:color w:val="auto"/>
            <w:lang w:val="zh-HK" w:eastAsia="zh-HK" w:bidi="en-US"/>
            <w:rPrChange w:author="Guest User" w:date="2026-07-02T01:53:15.679Z" w16du:dateUtc="2026-07-02T01:53:15.679Z" w:id="441348030">
              <w:rPr>
                <w:rFonts w:ascii="SimSun" w:hAnsi="SimSun" w:eastAsia="SimSun" w:cs="SimSun"/>
                <w:b w:val="1"/>
                <w:bCs w:val="1"/>
                <w:color w:val="222222"/>
                <w:lang w:val="zh-HK" w:eastAsia="zh-HK" w:bidi="en-US"/>
              </w:rPr>
            </w:rPrChange>
          </w:rPr>
          <w:delText>[</w:delText>
        </w:r>
      </w:del>
      <w:r w:rsidRPr="41711D24" w:rsidR="41711D24">
        <w:rPr>
          <w:rFonts w:ascii="SimSun" w:hAnsi="SimSun" w:eastAsia="SimSun" w:cs="SimSun"/>
          <w:b w:val="1"/>
          <w:bCs w:val="1"/>
          <w:color w:val="auto"/>
          <w:lang w:val="zh-HK" w:eastAsia="zh-HK" w:bidi="en-US"/>
          <w:rPrChange w:author="Guest User" w:date="2026-07-02T01:53:15.68Z" w16du:dateUtc="2026-07-02T01:53:15.68Z" w:id="253683226">
            <w:rPr>
              <w:rFonts w:ascii="SimSun" w:hAnsi="SimSun" w:eastAsia="SimSun" w:cs="SimSun"/>
              <w:b w:val="1"/>
              <w:bCs w:val="1"/>
              <w:color w:val="222222"/>
              <w:lang w:val="zh-HK" w:eastAsia="zh-HK" w:bidi="en-US"/>
            </w:rPr>
          </w:rPrChange>
        </w:rPr>
        <w:t>【</w:t>
      </w:r>
      <w:r w:rsidRPr="41711D24" w:rsidR="41711D24">
        <w:rPr>
          <w:rFonts w:ascii="SimSun" w:hAnsi="SimSun" w:eastAsia="SimSun" w:cs="SimSun"/>
          <w:b w:val="1"/>
          <w:bCs w:val="1"/>
          <w:color w:val="auto"/>
          <w:lang w:val="zh-HK" w:eastAsia="zh-HK" w:bidi="en-US"/>
          <w:rPrChange w:author="Guest User" w:date="2026-07-02T01:53:15.68Z" w16du:dateUtc="2026-07-02T01:53:15.68Z" w:id="1690005393">
            <w:rPr>
              <w:rFonts w:ascii="SimSun" w:hAnsi="SimSun" w:eastAsia="SimSun" w:cs="SimSun"/>
              <w:b w:val="1"/>
              <w:bCs w:val="1"/>
              <w:color w:val="222222"/>
              <w:lang w:val="zh-HK" w:eastAsia="zh-HK" w:bidi="en-US"/>
            </w:rPr>
          </w:rPrChange>
        </w:rPr>
        <w:t>2026</w:t>
      </w:r>
      <w:r w:rsidRPr="41711D24" w:rsidR="41711D24">
        <w:rPr>
          <w:rFonts w:ascii="SimSun" w:hAnsi="SimSun" w:eastAsia="SimSun" w:cs="SimSun"/>
          <w:b w:val="1"/>
          <w:bCs w:val="1"/>
          <w:color w:val="auto"/>
          <w:lang w:val="zh-HK" w:eastAsia="zh-HK" w:bidi="en-US"/>
          <w:rPrChange w:author="Guest User" w:date="2026-07-02T01:53:15.681Z" w16du:dateUtc="2026-07-02T01:53:15.681Z" w:id="515167462">
            <w:rPr>
              <w:rFonts w:ascii="PMingLiU" w:hAnsi="PMingLiU" w:eastAsia="PMingLiU" w:cs="SimSun"/>
              <w:b w:val="1"/>
              <w:bCs w:val="1"/>
              <w:color w:val="222222"/>
              <w:lang w:val="zh-HK" w:eastAsia="zh-HK" w:bidi="en-US"/>
            </w:rPr>
          </w:rPrChange>
        </w:rPr>
        <w:t>年</w:t>
      </w:r>
      <w:r w:rsidRPr="41711D24" w:rsidR="41711D24">
        <w:rPr>
          <w:rFonts w:ascii="SimSun" w:hAnsi="SimSun" w:eastAsia="SimSun" w:cs="SimSun"/>
          <w:b w:val="1"/>
          <w:bCs w:val="1"/>
          <w:color w:val="auto"/>
          <w:lang w:val="zh-HK" w:eastAsia="zh-HK" w:bidi="en-US"/>
          <w:rPrChange w:author="Guest User" w:date="2026-07-02T01:53:15.681Z" w16du:dateUtc="2026-07-02T01:53:15.681Z" w:id="1101056145">
            <w:rPr>
              <w:rFonts w:ascii="SimSun" w:hAnsi="SimSun" w:eastAsia="SimSun" w:cs="SimSun"/>
              <w:b w:val="1"/>
              <w:bCs w:val="1"/>
              <w:color w:val="222222"/>
              <w:lang w:val="zh-HK" w:eastAsia="zh-HK" w:bidi="en-US"/>
            </w:rPr>
          </w:rPrChange>
        </w:rPr>
        <w:t>12</w:t>
      </w:r>
      <w:r w:rsidRPr="41711D24" w:rsidR="41711D24">
        <w:rPr>
          <w:rFonts w:ascii="SimSun" w:hAnsi="SimSun" w:eastAsia="SimSun" w:cs="SimSun"/>
          <w:b w:val="1"/>
          <w:bCs w:val="1"/>
          <w:color w:val="auto"/>
          <w:lang w:val="zh-HK" w:eastAsia="zh-HK" w:bidi="en-US"/>
          <w:rPrChange w:author="Guest User" w:date="2026-07-02T01:53:15.682Z" w16du:dateUtc="2026-07-02T01:53:15.682Z" w:id="66532337">
            <w:rPr>
              <w:rFonts w:ascii="PMingLiU" w:hAnsi="PMingLiU" w:eastAsia="PMingLiU" w:cs="SimSun"/>
              <w:b w:val="1"/>
              <w:bCs w:val="1"/>
              <w:color w:val="222222"/>
              <w:lang w:val="zh-HK" w:eastAsia="zh-HK" w:bidi="en-US"/>
            </w:rPr>
          </w:rPrChange>
        </w:rPr>
        <w:t>月</w:t>
      </w:r>
      <w:r w:rsidRPr="41711D24" w:rsidR="41711D24">
        <w:rPr>
          <w:rFonts w:ascii="SimSun" w:hAnsi="SimSun" w:eastAsia="SimSun" w:cs="SimSun"/>
          <w:b w:val="1"/>
          <w:bCs w:val="1"/>
          <w:color w:val="auto"/>
          <w:lang w:val="zh-HK" w:eastAsia="zh-HK" w:bidi="en-US"/>
          <w:rPrChange w:author="Guest User" w:date="2026-07-02T01:53:15.683Z" w16du:dateUtc="2026-07-02T01:53:15.683Z" w:id="1920423390">
            <w:rPr>
              <w:rFonts w:ascii="SimSun" w:hAnsi="SimSun" w:eastAsia="SimSun" w:cs="SimSun"/>
              <w:b w:val="1"/>
              <w:bCs w:val="1"/>
              <w:color w:val="222222"/>
              <w:lang w:val="zh-HK" w:eastAsia="zh-HK" w:bidi="en-US"/>
            </w:rPr>
          </w:rPrChange>
        </w:rPr>
        <w:t>31</w:t>
      </w:r>
      <w:r w:rsidRPr="41711D24" w:rsidR="41711D24">
        <w:rPr>
          <w:rFonts w:ascii="SimSun" w:hAnsi="SimSun" w:eastAsia="SimSun" w:cs="SimSun"/>
          <w:b w:val="1"/>
          <w:bCs w:val="1"/>
          <w:color w:val="auto"/>
          <w:lang w:val="zh-HK" w:eastAsia="zh-HK" w:bidi="en-US"/>
          <w:rPrChange w:author="Guest User" w:date="2026-07-02T01:53:15.683Z" w16du:dateUtc="2026-07-02T01:53:15.683Z" w:id="1778518597">
            <w:rPr>
              <w:rFonts w:ascii="PMingLiU" w:hAnsi="PMingLiU" w:eastAsia="PMingLiU" w:cs="SimSun"/>
              <w:b w:val="1"/>
              <w:bCs w:val="1"/>
              <w:color w:val="222222"/>
              <w:lang w:val="zh-HK" w:eastAsia="zh-HK" w:bidi="en-US"/>
            </w:rPr>
          </w:rPrChange>
        </w:rPr>
        <w:t>日</w:t>
      </w:r>
      <w:ins w:author="Guest User" w:date="2026-07-02T03:40:53.751Z" w16du:dateUtc="2026-07-02T03:40:53.751Z" w:id="2127490675">
        <w:r w:rsidRPr="41711D24" w:rsidR="41711D24">
          <w:rPr>
            <w:rFonts w:ascii="SimSun" w:hAnsi="SimSun" w:eastAsia="SimSun" w:cs="SimSun"/>
            <w:b w:val="1"/>
            <w:bCs w:val="1"/>
            <w:color w:val="auto"/>
            <w:lang w:val="zh-HK" w:eastAsia="zh-HK" w:bidi="en-US"/>
          </w:rPr>
          <w:t>截止</w:t>
        </w:r>
      </w:ins>
      <w:del w:author="Guest User" w:date="2026-07-02T03:40:51.07Z" w16du:dateUtc="2026-07-02T03:40:51.07Z" w:id="1626442946">
        <w:r w:rsidRPr="41711D24" w:rsidDel="41711D24">
          <w:rPr>
            <w:rFonts w:ascii="SimSun" w:hAnsi="SimSun" w:eastAsia="SimSun" w:cs="SimSun"/>
            <w:b w:val="1"/>
            <w:bCs w:val="1"/>
            <w:color w:val="auto"/>
            <w:lang w:val="zh-HK" w:eastAsia="zh-HK" w:bidi="en-US"/>
            <w:rPrChange w:author="Guest User" w:date="2026-07-02T01:53:15.683Z" w16du:dateUtc="2026-07-02T01:53:15.683Z" w:id="312649000">
              <w:rPr>
                <w:rFonts w:ascii="PMingLiU" w:hAnsi="PMingLiU" w:eastAsia="PMingLiU" w:cs="SimSun"/>
                <w:b w:val="1"/>
                <w:bCs w:val="1"/>
                <w:color w:val="222222"/>
                <w:lang w:val="zh-HK" w:eastAsia="zh-HK" w:bidi="en-US"/>
              </w:rPr>
            </w:rPrChange>
          </w:rPr>
          <w:delText>提</w:delText>
        </w:r>
      </w:del>
      <w:del w:author="Guest User" w:date="2026-07-02T03:40:50.989Z" w16du:dateUtc="2026-07-02T03:40:50.989Z" w:id="2079734115">
        <w:r w:rsidRPr="41711D24" w:rsidDel="41711D24">
          <w:rPr>
            <w:rFonts w:ascii="SimSun" w:hAnsi="SimSun" w:eastAsia="SimSun" w:cs="SimSun"/>
            <w:b w:val="1"/>
            <w:bCs w:val="1"/>
            <w:color w:val="auto"/>
            <w:lang w:val="zh-HK" w:eastAsia="zh-HK" w:bidi="en-US"/>
            <w:rPrChange w:author="Guest User" w:date="2026-07-02T01:53:15.683Z" w16du:dateUtc="2026-07-02T01:53:15.683Z" w:id="640419274">
              <w:rPr>
                <w:rFonts w:ascii="PMingLiU" w:hAnsi="PMingLiU" w:eastAsia="PMingLiU" w:cs="SimSun"/>
                <w:b w:val="1"/>
                <w:bCs w:val="1"/>
                <w:color w:val="222222"/>
                <w:lang w:val="zh-HK" w:eastAsia="zh-HK" w:bidi="en-US"/>
              </w:rPr>
            </w:rPrChange>
          </w:rPr>
          <w:delText>交</w:delText>
        </w:r>
      </w:del>
      <w:r w:rsidRPr="41711D24" w:rsidR="41711D24">
        <w:rPr>
          <w:rFonts w:ascii="SimSun" w:hAnsi="SimSun" w:eastAsia="SimSun" w:cs="SimSun"/>
          <w:b w:val="1"/>
          <w:bCs w:val="1"/>
          <w:color w:val="auto"/>
          <w:lang w:val="zh-HK" w:eastAsia="zh-HK" w:bidi="en-US"/>
          <w:rPrChange w:author="Guest User" w:date="2026-07-02T01:53:15.684Z" w16du:dateUtc="2026-07-02T01:53:15.684Z" w:id="1960627391">
            <w:rPr>
              <w:rFonts w:ascii="SimSun" w:hAnsi="SimSun" w:eastAsia="SimSun" w:cs="SimSun"/>
              <w:b w:val="1"/>
              <w:bCs w:val="1"/>
              <w:color w:val="222222"/>
              <w:lang w:val="zh-HK" w:eastAsia="zh-HK" w:bidi="en-US"/>
            </w:rPr>
          </w:rPrChange>
        </w:rPr>
        <w:t>】</w:t>
      </w:r>
      <w:del w:author="Guest User" w:date="2026-07-02T01:14:11.518Z" w16du:dateUtc="2026-07-02T01:14:11.518Z" w:id="878603491">
        <w:r w:rsidRPr="41711D24" w:rsidDel="41711D24">
          <w:rPr>
            <w:rFonts w:ascii="SimSun" w:hAnsi="SimSun" w:eastAsia="SimSun" w:cs="SimSun"/>
            <w:b w:val="1"/>
            <w:bCs w:val="1"/>
            <w:color w:val="auto"/>
            <w:lang w:val="zh-HK" w:eastAsia="zh-HK" w:bidi="en-US"/>
            <w:rPrChange w:author="Guest User" w:date="2026-07-02T01:53:15.685Z" w16du:dateUtc="2026-07-02T01:53:15.685Z" w:id="1711663197">
              <w:rPr>
                <w:rFonts w:ascii="PMingLiU" w:hAnsi="PMingLiU" w:eastAsia="PMingLiU" w:cs="SimSun"/>
                <w:b w:val="1"/>
                <w:bCs w:val="1"/>
                <w:color w:val="222222"/>
                <w:lang w:val="zh-HK" w:eastAsia="zh-HK" w:bidi="en-US"/>
              </w:rPr>
            </w:rPrChange>
          </w:rPr>
          <w:delText>]</w:delText>
        </w:r>
      </w:del>
    </w:p>
    <w:p w:rsidR="41711D24" w:rsidP="41711D24" w:rsidRDefault="41711D24" w14:paraId="1BD2B6CE" w14:textId="1FAC3157">
      <w:pPr>
        <w:spacing w:after="40" w:afterAutospacing="off" w:line="300" w:lineRule="auto"/>
        <w:rPr>
          <w:del w:author="Guest User" w:date="2026-07-02T01:50:14.023Z" w16du:dateUtc="2026-07-02T01:50:14.023Z" w:id="831450896"/>
          <w:rFonts w:ascii="PMingLiU" w:hAnsi="PMingLiU" w:eastAsia="PMingLiU" w:cs="SimSun"/>
          <w:b w:val="1"/>
          <w:bCs w:val="1"/>
          <w:color w:val="222222"/>
          <w:lang w:val="zh-HK" w:eastAsia="zh-HK" w:bidi="en-US"/>
        </w:rPr>
      </w:pPr>
    </w:p>
    <w:p w:rsidRPr="00AA1D05" w:rsidR="007F76F1" w:rsidP="41711D24" w:rsidRDefault="00245A90" w14:paraId="274BCEB8" w14:textId="4D49E10C">
      <w:pPr>
        <w:pStyle w:val="Normal"/>
        <w:spacing w:after="120" w:line="288" w:lineRule="auto"/>
        <w:rPr>
          <w:rFonts w:ascii="Times New Roman" w:hAnsi="Times New Roman" w:cs="Times New Roman"/>
          <w:i w:val="1"/>
          <w:iCs w:val="1"/>
          <w:color w:val="555555"/>
          <w:sz w:val="19"/>
          <w:szCs w:val="19"/>
          <w:lang w:val="zh-HK" w:eastAsia="zh-HK" w:bidi="en-US"/>
        </w:rPr>
      </w:pPr>
      <w:r w:rsidRPr="41711D24" w:rsidR="41711D24">
        <w:rPr>
          <w:rFonts w:ascii="Times New Roman" w:hAnsi="Times New Roman" w:cs="Times New Roman"/>
          <w:i w:val="1"/>
          <w:iCs w:val="1"/>
          <w:color w:val="555555"/>
          <w:sz w:val="19"/>
          <w:szCs w:val="19"/>
          <w:lang w:val="zh-HK" w:eastAsia="zh-HK" w:bidi="en-US"/>
        </w:rPr>
        <w:t>First-round submission</w:t>
      </w:r>
      <w:ins w:author="Guest User" w:date="2026-07-02T01:43:31.998Z" w16du:dateUtc="2026-07-02T01:43:31.998Z" w:id="294350353">
        <w:r w:rsidRPr="41711D24" w:rsidR="41711D24">
          <w:rPr>
            <w:rFonts w:ascii="Times New Roman" w:hAnsi="Times New Roman" w:cs="Times New Roman"/>
            <w:i w:val="1"/>
            <w:iCs w:val="1"/>
            <w:color w:val="555555"/>
            <w:sz w:val="19"/>
            <w:szCs w:val="19"/>
            <w:lang w:val="zh-HK" w:eastAsia="zh-HK" w:bidi="en-US"/>
          </w:rPr>
          <w:t xml:space="preserve"> </w:t>
        </w:r>
        <w:r w:rsidRPr="41711D24" w:rsidR="41711D24">
          <w:rPr>
            <w:rFonts w:ascii="Times New Roman" w:hAnsi="Times New Roman" w:eastAsia="Times New Roman" w:cs="Times New Roman"/>
            <w:i w:val="1"/>
            <w:iCs w:val="1"/>
            <w:color w:val="555555"/>
            <w:sz w:val="19"/>
            <w:szCs w:val="19"/>
            <w:lang w:val="zh-HK" w:eastAsia="zh-HK" w:bidi="en-US"/>
          </w:rPr>
          <w:t>[Deadline: 31 December 2026]</w:t>
        </w:r>
      </w:ins>
    </w:p>
    <w:p w:rsidRPr="00212C0C" w:rsidR="007F76F1" w:rsidP="374945F1" w:rsidRDefault="374945F1" w14:paraId="22463B44" w14:textId="552BB7E4">
      <w:pPr>
        <w:pStyle w:val="ListBullet"/>
        <w:spacing w:after="40" w:line="293" w:lineRule="auto"/>
        <w:ind w:left="288"/>
        <w:rPr>
          <w:rFonts w:ascii="SimSun" w:hAnsi="SimSun" w:eastAsia="SimSun" w:cs="SimSun"/>
          <w:b w:val="1"/>
          <w:bCs w:val="1"/>
          <w:lang w:eastAsia="zh-TW"/>
        </w:rPr>
      </w:pPr>
      <w:r w:rsidRPr="41711D24" w:rsidR="41711D24">
        <w:rPr>
          <w:rFonts w:ascii="SimSun" w:hAnsi="SimSun" w:eastAsia="SimSun" w:cs="SimSun"/>
          <w:b w:val="1"/>
          <w:bCs w:val="1"/>
          <w:lang w:val="zh-HK" w:eastAsia="zh-HK" w:bidi="en-US"/>
        </w:rPr>
        <w:t>網上報名表</w:t>
      </w:r>
      <w:r w:rsidRPr="41711D24" w:rsidR="41711D24">
        <w:rPr>
          <w:rFonts w:ascii="SimSun" w:hAnsi="SimSun" w:eastAsia="SimSun" w:cs="SimSun"/>
          <w:lang w:val="zh-HK" w:eastAsia="zh-HK" w:bidi="en-US"/>
        </w:rPr>
        <w:t>及</w:t>
      </w:r>
      <w:r w:rsidRPr="41711D24" w:rsidR="41711D24">
        <w:rPr>
          <w:rFonts w:ascii="SimSun" w:hAnsi="SimSun" w:eastAsia="SimSun" w:cs="SimSun"/>
          <w:b w:val="1"/>
          <w:bCs w:val="1"/>
          <w:lang w:val="zh-HK" w:eastAsia="zh-HK" w:bidi="en-US"/>
        </w:rPr>
        <w:t>作品摘要</w:t>
      </w:r>
    </w:p>
    <w:p w:rsidRPr="00AA1D05" w:rsidR="007F76F1" w:rsidP="374945F1" w:rsidRDefault="374945F1" w14:paraId="7B5C720C" w14:textId="77777777">
      <w:pPr>
        <w:spacing w:after="80" w:line="283" w:lineRule="auto"/>
        <w:ind w:left="792"/>
        <w:rPr>
          <w:rFonts w:ascii="Times New Roman" w:hAnsi="Times New Roman" w:cs="Times New Roman"/>
          <w:b/>
          <w:bCs/>
          <w:i/>
          <w:iCs/>
          <w:color w:val="555555"/>
          <w:sz w:val="19"/>
          <w:szCs w:val="19"/>
          <w:lang w:val="zh-HK" w:eastAsia="zh-HK" w:bidi="en-US"/>
        </w:rPr>
      </w:pPr>
      <w:r>
        <w:rPr>
          <w:rFonts w:ascii="Times New Roman" w:hAnsi="Times New Roman" w:cs="Times New Roman"/>
          <w:b/>
          <w:bCs/>
          <w:i/>
          <w:iCs/>
          <w:color w:val="555555"/>
          <w:sz w:val="19"/>
          <w:szCs w:val="19"/>
          <w:lang w:val="zh-HK" w:eastAsia="zh-HK" w:bidi="en-US"/>
        </w:rPr>
        <w:t>A completed online application form</w:t>
      </w:r>
      <w:r>
        <w:rPr>
          <w:rFonts w:ascii="Times New Roman" w:hAnsi="Times New Roman" w:cs="Times New Roman"/>
          <w:i/>
          <w:iCs/>
          <w:color w:val="555555"/>
          <w:sz w:val="19"/>
          <w:szCs w:val="19"/>
          <w:lang w:val="zh-HK" w:eastAsia="zh-HK" w:bidi="en-US"/>
        </w:rPr>
        <w:t xml:space="preserve"> and</w:t>
      </w:r>
      <w:r>
        <w:rPr>
          <w:rFonts w:ascii="Times New Roman" w:hAnsi="Times New Roman" w:cs="Times New Roman"/>
          <w:b/>
          <w:bCs/>
          <w:i/>
          <w:iCs/>
          <w:color w:val="555555"/>
          <w:sz w:val="19"/>
          <w:szCs w:val="19"/>
          <w:lang w:val="zh-HK" w:eastAsia="zh-HK" w:bidi="en-US"/>
        </w:rPr>
        <w:t xml:space="preserve"> project abstract.</w:t>
      </w:r>
    </w:p>
    <w:p w:rsidRPr="00212C0C" w:rsidR="40D82C9D" w:rsidP="00212C0C" w:rsidRDefault="374945F1" w14:paraId="434E59D0" w14:textId="66CD2A5C">
      <w:pPr>
        <w:pStyle w:val="ListParagraph"/>
        <w:numPr>
          <w:ilvl w:val="0"/>
          <w:numId w:val="11"/>
        </w:numPr>
        <w:spacing w:after="40" w:line="293" w:lineRule="auto"/>
        <w:ind w:left="288"/>
        <w:contextualSpacing w:val="0"/>
        <w:rPr>
          <w:del w:author="Claude" w:date="2026-06-30T00:00:00Z" w:id="26"/>
          <w:color w:val="0D0D0D" w:themeColor="text1" w:themeTint="F2"/>
          <w:lang w:eastAsia="zh-HK" w:bidi="en-US"/>
        </w:rPr>
      </w:pPr>
      <w:del w:author="Claude" w:date="2026-06-30T00:00:00Z" w:id="27">
        <w:r>
          <w:rPr>
            <w:rFonts w:hint="eastAsia" w:ascii="SimSun" w:hAnsi="SimSun" w:eastAsia="SimSun" w:cs="SimSun"/>
            <w:b/>
            <w:bCs/>
            <w:color w:val="0D0D0D" w:themeColor="text1" w:themeTint="F2"/>
            <w:szCs w:val="21"/>
            <w:lang w:val="zh-HK" w:eastAsia="zh-HK" w:bidi="en-US"/>
          </w:rPr>
          <w:delText>作品介紹短片：</w:delText>
        </w:r>
        <w:r>
          <w:rPr>
            <w:rFonts w:hint="eastAsia" w:ascii="SimSun" w:hAnsi="SimSun" w:eastAsia="SimSun" w:cs="SimSun"/>
            <w:color w:val="0D0D0D" w:themeColor="text1" w:themeTint="F2"/>
            <w:szCs w:val="21"/>
            <w:lang w:val="zh-HK" w:eastAsia="zh-HK" w:bidi="en-US"/>
          </w:rPr>
          <w:delText>最長</w:delText>
        </w:r>
        <w:r>
          <w:rPr>
            <w:rFonts w:ascii="SimSun" w:hAnsi="SimSun" w:eastAsia="SimSun" w:cs="SimSun"/>
            <w:color w:val="0D0D0D" w:themeColor="text1" w:themeTint="F2"/>
            <w:szCs w:val="21"/>
            <w:lang w:val="zh-HK" w:eastAsia="zh-HK" w:bidi="en-US"/>
          </w:rPr>
          <w:delText>5分鐘，</w:delText>
        </w:r>
        <w:r>
          <w:rPr>
            <w:rFonts w:ascii="Times New Roman" w:hAnsi="Times New Roman" w:eastAsia="Times New Roman" w:cs="Times New Roman"/>
            <w:color w:val="0D0D0D" w:themeColor="text1" w:themeTint="F2"/>
            <w:szCs w:val="21"/>
            <w:lang w:val="zh-HK" w:eastAsia="zh-HK" w:bidi="en-US"/>
          </w:rPr>
          <w:delText>MP4</w:delText>
        </w:r>
        <w:r>
          <w:rPr>
            <w:rFonts w:hint="eastAsia" w:ascii="SimSun" w:hAnsi="SimSun" w:eastAsia="SimSun" w:cs="SimSun"/>
            <w:color w:val="0D0D0D" w:themeColor="text1" w:themeTint="F2"/>
            <w:szCs w:val="21"/>
            <w:lang w:val="zh-HK" w:eastAsia="zh-HK" w:bidi="en-US"/>
          </w:rPr>
          <w:delText>格式</w:delText>
        </w:r>
        <w:r>
          <w:rPr>
            <w:rFonts w:ascii="SimSun" w:hAnsi="SimSun" w:eastAsia="SimSun" w:cs="SimSun"/>
            <w:color w:val="0D0D0D" w:themeColor="text1" w:themeTint="F2"/>
            <w:szCs w:val="21"/>
            <w:lang w:val="zh-HK" w:eastAsia="zh-HK" w:bidi="en-US"/>
          </w:rPr>
          <w:delText>，</w:delText>
        </w:r>
        <w:r>
          <w:rPr>
            <w:rFonts w:hint="eastAsia" w:ascii="SimSun" w:hAnsi="SimSun" w:eastAsia="SimSun" w:cs="SimSun"/>
            <w:color w:val="0D0D0D" w:themeColor="text1" w:themeTint="F2"/>
            <w:szCs w:val="21"/>
            <w:lang w:val="zh-HK" w:eastAsia="zh-HK" w:bidi="en-US"/>
          </w:rPr>
          <w:delText>解析度最低</w:delText>
        </w:r>
        <w:r>
          <w:rPr>
            <w:rFonts w:ascii="SimSun" w:hAnsi="SimSun" w:eastAsia="SimSun" w:cs="SimSun"/>
            <w:color w:val="0D0D0D" w:themeColor="text1" w:themeTint="F2"/>
            <w:szCs w:val="21"/>
            <w:lang w:val="zh-HK" w:eastAsia="zh-HK" w:bidi="en-US"/>
          </w:rPr>
          <w:delText>720</w:delText>
        </w:r>
        <w:r>
          <w:rPr>
            <w:rFonts w:ascii="Times New Roman" w:hAnsi="Times New Roman" w:eastAsia="Times New Roman" w:cs="Times New Roman"/>
            <w:color w:val="0D0D0D" w:themeColor="text1" w:themeTint="F2"/>
            <w:szCs w:val="21"/>
            <w:lang w:val="zh-HK" w:eastAsia="zh-HK" w:bidi="en-US"/>
          </w:rPr>
          <w:delText>P</w:delText>
        </w:r>
        <w:r>
          <w:rPr>
            <w:rFonts w:hint="eastAsia" w:ascii="SimSun" w:hAnsi="SimSun" w:eastAsia="SimSun" w:cs="SimSun"/>
            <w:color w:val="0D0D0D" w:themeColor="text1" w:themeTint="F2"/>
            <w:szCs w:val="21"/>
            <w:lang w:val="zh-HK" w:eastAsia="zh-HK" w:bidi="en-US"/>
          </w:rPr>
          <w:delText>。</w:delText>
        </w:r>
      </w:del>
    </w:p>
    <w:p w:rsidR="40D82C9D" w:rsidP="00212C0C" w:rsidRDefault="374945F1" w14:paraId="2E9FCAC2" w14:textId="4BB7BB6E">
      <w:pPr>
        <w:spacing w:after="80" w:line="283" w:lineRule="auto"/>
        <w:ind w:left="792"/>
        <w:rPr>
          <w:del w:author="Claude" w:date="2026-06-30T00:00:00Z" w:id="28"/>
        </w:rPr>
      </w:pPr>
      <w:del w:author="Claude" w:date="2026-06-30T00:00:00Z" w:id="29">
        <w:r>
          <w:rPr>
            <w:rFonts w:ascii="Times New Roman" w:hAnsi="Times New Roman" w:eastAsia="Times New Roman" w:cs="Times New Roman"/>
            <w:b/>
            <w:bCs/>
            <w:i/>
            <w:iCs/>
            <w:color w:val="595959" w:themeColor="text1" w:themeTint="A6"/>
            <w:sz w:val="19"/>
            <w:szCs w:val="19"/>
          </w:rPr>
          <w:delText>A project introduction video:</w:delText>
        </w:r>
        <w:r>
          <w:rPr>
            <w:rFonts w:ascii="Times New Roman" w:hAnsi="Times New Roman" w:eastAsia="Times New Roman" w:cs="Times New Roman"/>
            <w:i/>
            <w:iCs/>
            <w:color w:val="595959" w:themeColor="text1" w:themeTint="A6"/>
            <w:sz w:val="19"/>
            <w:szCs w:val="19"/>
          </w:rPr>
          <w:delText xml:space="preserve">  Maximum 5 minutes, MP4 format, minimum resolution required is 720p.</w:delText>
        </w:r>
      </w:del>
    </w:p>
    <w:p w:rsidRPr="00212C0C" w:rsidR="40D82C9D" w:rsidP="41711D24" w:rsidRDefault="374945F1" w14:paraId="0348EA1E" w14:textId="075D89EA">
      <w:pPr>
        <w:pStyle w:val="ListParagraph"/>
        <w:numPr>
          <w:ilvl w:val="0"/>
          <w:numId w:val="10"/>
        </w:numPr>
        <w:spacing w:after="40" w:line="293" w:lineRule="auto"/>
        <w:ind w:left="288"/>
        <w:rPr>
          <w:rFonts w:ascii="SimSun" w:hAnsi="SimSun" w:eastAsia="SimSun" w:cs="SimSun"/>
          <w:lang w:eastAsia="zh-TW"/>
        </w:rPr>
      </w:pPr>
      <w:r w:rsidRPr="41711D24" w:rsidR="41711D24">
        <w:rPr>
          <w:rFonts w:ascii="SimSun" w:hAnsi="SimSun" w:eastAsia="SimSun" w:cs="SimSun"/>
          <w:b w:val="1"/>
          <w:bCs w:val="1"/>
          <w:lang w:eastAsia="zh-TW"/>
        </w:rPr>
        <w:t>作品</w:t>
      </w:r>
      <w:r w:rsidRPr="41711D24" w:rsidR="41711D24">
        <w:rPr>
          <w:rFonts w:ascii="SimSun" w:hAnsi="SimSun" w:eastAsia="SimSun" w:cs="SimSun"/>
          <w:b w:val="1"/>
          <w:bCs w:val="1"/>
          <w:lang w:eastAsia="zh-TW"/>
        </w:rPr>
        <w:t>簡報：</w:t>
      </w:r>
      <w:r w:rsidRPr="41711D24" w:rsidR="41711D24">
        <w:rPr>
          <w:rFonts w:ascii="Times New Roman" w:hAnsi="Times New Roman" w:eastAsia="Times New Roman" w:cs="Times New Roman"/>
          <w:lang w:eastAsia="zh-TW"/>
        </w:rPr>
        <w:t>PDF</w:t>
      </w:r>
      <w:r w:rsidRPr="41711D24" w:rsidR="41711D24">
        <w:rPr>
          <w:rFonts w:ascii="SimSun" w:hAnsi="SimSun" w:eastAsia="SimSun" w:cs="SimSun"/>
          <w:lang w:eastAsia="zh-TW"/>
        </w:rPr>
        <w:t>或</w:t>
      </w:r>
      <w:r w:rsidRPr="41711D24" w:rsidR="41711D24">
        <w:rPr>
          <w:rFonts w:ascii="Times New Roman" w:hAnsi="Times New Roman" w:eastAsia="Times New Roman" w:cs="Times New Roman"/>
          <w:lang w:eastAsia="zh-TW"/>
        </w:rPr>
        <w:t>PPT</w:t>
      </w:r>
      <w:r w:rsidRPr="41711D24" w:rsidR="41711D24">
        <w:rPr>
          <w:rFonts w:ascii="SimSun" w:hAnsi="SimSun" w:eastAsia="SimSun" w:cs="SimSun"/>
          <w:lang w:eastAsia="zh-TW"/>
        </w:rPr>
        <w:t>格式。須闡述問題、簡述相關學界研究、說明</w:t>
      </w:r>
      <w:r w:rsidRPr="41711D24" w:rsidR="41711D24">
        <w:rPr>
          <w:rFonts w:ascii="Times New Roman" w:hAnsi="Times New Roman" w:eastAsia="Times New Roman" w:cs="Times New Roman"/>
          <w:lang w:eastAsia="zh-TW"/>
          <w:rPrChange w:author="Guest User" w:date="2026-07-02T01:39:11.116Z" w16du:dateUtc="2026-07-02T01:39:11.116Z" w:id="1697416198">
            <w:rPr>
              <w:rFonts w:ascii="SimSun" w:hAnsi="SimSun" w:eastAsia="SimSun" w:cs="SimSun"/>
              <w:lang w:eastAsia="zh-TW"/>
            </w:rPr>
          </w:rPrChange>
        </w:rPr>
        <w:t>AI</w:t>
      </w:r>
      <w:r w:rsidRPr="41711D24" w:rsidR="41711D24">
        <w:rPr>
          <w:rFonts w:ascii="SimSun" w:hAnsi="SimSun" w:eastAsia="SimSun" w:cs="SimSun"/>
          <w:lang w:eastAsia="zh-TW"/>
        </w:rPr>
        <w:t>應用方法、展示初步研究成果</w:t>
      </w:r>
      <w:r w:rsidRPr="41711D24" w:rsidR="41711D24">
        <w:rPr>
          <w:rFonts w:ascii="SimSun" w:hAnsi="SimSun" w:eastAsia="SimSun" w:cs="SimSun"/>
          <w:lang w:eastAsia="zh-TW"/>
        </w:rPr>
        <w:t>/</w:t>
      </w:r>
      <w:r w:rsidRPr="41711D24" w:rsidR="41711D24">
        <w:rPr>
          <w:rFonts w:ascii="SimSun" w:hAnsi="SimSun" w:eastAsia="SimSun" w:cs="SimSun"/>
          <w:lang w:eastAsia="zh-TW"/>
        </w:rPr>
        <w:t>作品進展。</w:t>
      </w:r>
    </w:p>
    <w:p w:rsidR="40D82C9D" w:rsidP="374945F1" w:rsidRDefault="374945F1" w14:paraId="3694A380" w14:textId="562327D4">
      <w:pPr>
        <w:spacing w:after="80" w:line="283" w:lineRule="auto"/>
        <w:ind w:left="792"/>
        <w:rPr>
          <w:rFonts w:ascii="Times New Roman" w:hAnsi="Times New Roman" w:eastAsia="Times New Roman" w:cs="Times New Roman"/>
          <w:i/>
          <w:iCs/>
          <w:color w:val="595959" w:themeColor="text1" w:themeTint="A6"/>
          <w:sz w:val="19"/>
          <w:szCs w:val="19"/>
          <w:lang w:eastAsia="zh-HK" w:bidi="en-US"/>
        </w:rPr>
      </w:pPr>
      <w:r>
        <w:rPr>
          <w:rFonts w:ascii="Times New Roman" w:hAnsi="Times New Roman" w:eastAsia="Times New Roman" w:cs="Times New Roman"/>
          <w:b/>
          <w:bCs/>
          <w:i/>
          <w:iCs/>
          <w:color w:val="595959" w:themeColor="text1" w:themeTint="A6"/>
          <w:sz w:val="19"/>
          <w:szCs w:val="19"/>
        </w:rPr>
        <w:t>Project presentation slide deck:</w:t>
      </w:r>
      <w:r>
        <w:rPr>
          <w:rFonts w:ascii="Times New Roman" w:hAnsi="Times New Roman" w:eastAsia="Times New Roman" w:cs="Times New Roman"/>
          <w:i/>
          <w:iCs/>
          <w:color w:val="595959" w:themeColor="text1" w:themeTint="A6"/>
          <w:sz w:val="19"/>
          <w:szCs w:val="19"/>
        </w:rPr>
        <w:t xml:space="preserve"> PDF/PPT format. The slide deck should articulate the research problem, briefly review relevant literature, explain the method of AI application, and present preliminary research findings or project progress.</w:t>
      </w:r>
    </w:p>
    <w:p w:rsidRPr="00AA1D05" w:rsidR="007F76F1" w:rsidRDefault="374945F1" w14:paraId="215B0C74" w14:textId="26DBF4EB">
      <w:pPr>
        <w:pStyle w:val="ListBullet"/>
        <w:spacing w:after="40" w:line="293" w:lineRule="auto"/>
        <w:ind w:left="288"/>
        <w:rPr>
          <w:rFonts w:ascii="Times New Roman" w:hAnsi="Times New Roman" w:cs="Times New Roman"/>
          <w:lang w:eastAsia="zh-TW"/>
        </w:rPr>
      </w:pPr>
      <w:r w:rsidRPr="41711D24" w:rsidR="41711D24">
        <w:rPr>
          <w:rFonts w:ascii="Times New Roman" w:hAnsi="Times New Roman" w:cs="Times New Roman"/>
          <w:b w:val="1"/>
          <w:bCs w:val="1"/>
          <w:lang w:val="zh-HK" w:eastAsia="zh-HK" w:bidi="en-US"/>
        </w:rPr>
        <w:t xml:space="preserve">AI </w:t>
      </w:r>
      <w:r w:rsidRPr="41711D24" w:rsidR="41711D24">
        <w:rPr>
          <w:rFonts w:ascii="SimSun" w:hAnsi="SimSun" w:eastAsia="SimSun" w:cs="SimSun"/>
          <w:b w:val="1"/>
          <w:bCs w:val="1"/>
          <w:lang w:val="zh-HK" w:eastAsia="zh-HK" w:bidi="en-US"/>
        </w:rPr>
        <w:t>使用聲明：</w:t>
      </w:r>
      <w:r w:rsidRPr="41711D24" w:rsidR="41711D24">
        <w:rPr>
          <w:rFonts w:ascii="SimSun" w:hAnsi="SimSun" w:eastAsia="SimSun" w:cs="SimSun"/>
          <w:lang w:val="zh-HK" w:eastAsia="zh-HK" w:bidi="en-US"/>
        </w:rPr>
        <w:t>清楚列明所使用的生成式</w:t>
      </w:r>
      <w:r w:rsidRPr="41711D24" w:rsidR="41711D24">
        <w:rPr>
          <w:rFonts w:ascii="Times New Roman" w:hAnsi="Times New Roman" w:cs="Times New Roman"/>
          <w:lang w:val="zh-HK" w:eastAsia="zh-HK" w:bidi="en-US"/>
        </w:rPr>
        <w:t xml:space="preserve"> </w:t>
      </w:r>
      <w:r w:rsidRPr="41711D24" w:rsidR="41711D24">
        <w:rPr>
          <w:rFonts w:ascii="Times New Roman" w:hAnsi="Times New Roman" w:eastAsia="Times New Roman" w:cs="Times New Roman"/>
          <w:lang w:val="zh-HK" w:eastAsia="zh-HK" w:bidi="en-US"/>
        </w:rPr>
        <w:t>AI</w:t>
      </w:r>
      <w:ins w:author="Guest User" w:date="2026-07-02T01:41:46.38Z" w16du:dateUtc="2026-07-02T01:41:46.38Z" w:id="1980057394">
        <w:r w:rsidRPr="41711D24" w:rsidR="41711D24">
          <w:rPr>
            <w:rFonts w:ascii="Times New Roman" w:hAnsi="Times New Roman" w:eastAsia="Times New Roman" w:cs="Times New Roman"/>
            <w:lang w:val="zh-HK" w:eastAsia="zh-HK" w:bidi="en-US"/>
          </w:rPr>
          <w:t xml:space="preserve"> </w:t>
        </w:r>
      </w:ins>
      <w:del w:author="Guest User" w:date="2026-07-02T01:41:45.687Z" w16du:dateUtc="2026-07-02T01:41:45.687Z" w:id="203854260">
        <w:r w:rsidRPr="41711D24" w:rsidDel="41711D24">
          <w:rPr>
            <w:rFonts w:ascii="Times New Roman" w:hAnsi="Times New Roman" w:eastAsia="Times New Roman" w:cs="Times New Roman"/>
            <w:lang w:val="zh-HK" w:eastAsia="zh-HK" w:bidi="en-US"/>
          </w:rPr>
          <w:delText xml:space="preserve"> </w:delText>
        </w:r>
      </w:del>
      <w:r w:rsidRPr="41711D24" w:rsidR="41711D24">
        <w:rPr>
          <w:rFonts w:ascii="SimSun" w:hAnsi="SimSun" w:eastAsia="SimSun" w:cs="SimSun"/>
          <w:lang w:val="zh-HK" w:eastAsia="zh-HK" w:bidi="en-US"/>
        </w:rPr>
        <w:t>工具</w:t>
      </w:r>
      <w:ins w:author="Guest User" w:date="2026-06-30T06:00:29.513Z" w16du:dateUtc="2026-06-30T06:00:29.513Z" w:id="297882923">
        <w:r w:rsidRPr="41711D24" w:rsidR="41711D24">
          <w:rPr>
            <w:rFonts w:ascii="SimSun" w:hAnsi="SimSun" w:eastAsia="SimSun" w:cs="SimSun"/>
            <w:lang w:val="zh-HK" w:eastAsia="zh-HK" w:bidi="en-US"/>
          </w:rPr>
          <w:t>及</w:t>
        </w:r>
      </w:ins>
      <w:del w:author="Guest User" w:date="2026-06-30T06:00:28.199Z" w16du:dateUtc="2026-06-30T06:00:28.199Z" w:id="1447632972">
        <w:r w:rsidRPr="41711D24" w:rsidDel="41711D24">
          <w:rPr>
            <w:rFonts w:ascii="SimSun" w:hAnsi="SimSun" w:eastAsia="SimSun" w:cs="SimSun"/>
            <w:lang w:val="zh-HK" w:eastAsia="zh-HK" w:bidi="en-US"/>
          </w:rPr>
          <w:delText>和</w:delText>
        </w:r>
      </w:del>
      <w:r w:rsidRPr="41711D24" w:rsidR="41711D24">
        <w:rPr>
          <w:rFonts w:ascii="SimSun" w:hAnsi="SimSun" w:eastAsia="SimSun" w:cs="SimSun"/>
          <w:lang w:val="zh-HK" w:eastAsia="zh-HK" w:bidi="en-US"/>
        </w:rPr>
        <w:t>其用途，以及使用生成式</w:t>
      </w:r>
      <w:r w:rsidRPr="41711D24" w:rsidR="41711D24">
        <w:rPr>
          <w:rFonts w:ascii="Times New Roman" w:hAnsi="Times New Roman" w:eastAsia="Times New Roman" w:cs="Times New Roman"/>
          <w:lang w:val="zh-HK" w:eastAsia="zh-HK" w:bidi="en-US"/>
          <w:rPrChange w:author="Guest User" w:date="2026-07-02T01:39:16.41Z" w16du:dateUtc="2026-07-02T01:39:16.41Z" w:id="228607070">
            <w:rPr>
              <w:rFonts w:ascii="SimSun" w:hAnsi="SimSun" w:eastAsia="SimSun" w:cs="SimSun"/>
              <w:lang w:val="zh-HK" w:eastAsia="zh-HK" w:bidi="en-US"/>
            </w:rPr>
          </w:rPrChange>
        </w:rPr>
        <w:t>A</w:t>
      </w:r>
      <w:r w:rsidRPr="41711D24" w:rsidR="41711D24">
        <w:rPr>
          <w:rFonts w:ascii="Times New Roman" w:hAnsi="Times New Roman" w:eastAsia="Times New Roman" w:cs="Times New Roman"/>
          <w:lang w:val="zh-HK" w:eastAsia="zh-HK" w:bidi="en-US"/>
          <w:rPrChange w:author="Guest User" w:date="2026-07-02T01:39:16.41Z" w16du:dateUtc="2026-07-02T01:39:16.41Z" w:id="1906133024">
            <w:rPr>
              <w:rFonts w:ascii="SimSun" w:hAnsi="SimSun" w:eastAsia="SimSun" w:cs="SimSun"/>
              <w:lang w:val="zh-HK" w:eastAsia="zh-HK" w:bidi="en-US"/>
            </w:rPr>
          </w:rPrChange>
        </w:rPr>
        <w:t>I</w:t>
      </w:r>
      <w:r w:rsidRPr="41711D24" w:rsidR="41711D24">
        <w:rPr>
          <w:rFonts w:ascii="SimSun" w:hAnsi="SimSun" w:eastAsia="SimSun" w:cs="SimSun"/>
          <w:lang w:val="zh-HK" w:eastAsia="zh-HK" w:bidi="en-US"/>
        </w:rPr>
        <w:t>工具時的人手修改、驗證與判斷的範圍。</w:t>
      </w:r>
    </w:p>
    <w:p w:rsidRPr="00AA1D05" w:rsidR="007F76F1" w:rsidRDefault="374945F1" w14:paraId="3CF9761D" w14:textId="57BDE8C8">
      <w:pPr>
        <w:spacing w:after="80" w:line="283" w:lineRule="auto"/>
        <w:ind w:left="792"/>
        <w:rPr>
          <w:rFonts w:ascii="Times New Roman" w:hAnsi="Times New Roman" w:cs="Times New Roman"/>
        </w:rPr>
      </w:pPr>
      <w:r>
        <w:rPr>
          <w:rFonts w:ascii="Times New Roman" w:hAnsi="Times New Roman" w:cs="Times New Roman"/>
          <w:b/>
          <w:bCs/>
          <w:i/>
          <w:iCs/>
          <w:color w:val="555555"/>
          <w:sz w:val="19"/>
          <w:szCs w:val="19"/>
          <w:lang w:val="zh-HK" w:eastAsia="zh-HK" w:bidi="en-US"/>
        </w:rPr>
        <w:t>AI Use Statement:</w:t>
      </w:r>
      <w:r>
        <w:rPr>
          <w:rFonts w:ascii="Times New Roman" w:hAnsi="Times New Roman" w:cs="Times New Roman"/>
          <w:i/>
          <w:iCs/>
          <w:color w:val="555555"/>
          <w:sz w:val="19"/>
          <w:szCs w:val="19"/>
          <w:lang w:val="zh-HK" w:eastAsia="zh-HK" w:bidi="en-US"/>
        </w:rPr>
        <w:t xml:space="preserve"> Specifying the generative AI tools used, the purposes for which they were used, and the scope of human revision, verification and judgement.</w:t>
      </w:r>
    </w:p>
    <w:p w:rsidRPr="00212C0C" w:rsidR="007F76F1" w:rsidP="374945F1" w:rsidRDefault="374945F1" w14:paraId="4935044F" w14:textId="05402BAF">
      <w:pPr>
        <w:pStyle w:val="ListBullet"/>
        <w:spacing w:after="40" w:line="293" w:lineRule="auto"/>
        <w:ind w:left="288"/>
        <w:rPr>
          <w:rFonts w:ascii="SimSun" w:hAnsi="SimSun" w:eastAsia="SimSun" w:cs="SimSun"/>
          <w:lang w:eastAsia="zh-TW"/>
        </w:rPr>
      </w:pPr>
      <w:r w:rsidRPr="41711D24" w:rsidR="41711D24">
        <w:rPr>
          <w:rFonts w:ascii="SimSun" w:hAnsi="SimSun" w:eastAsia="SimSun" w:cs="SimSun"/>
          <w:b w:val="1"/>
          <w:bCs w:val="1"/>
          <w:lang w:val="zh-HK" w:eastAsia="zh-HK" w:bidi="en-US"/>
        </w:rPr>
        <w:t>資料來源聲明：</w:t>
      </w:r>
      <w:r w:rsidRPr="41711D24" w:rsidR="41711D24">
        <w:rPr>
          <w:rFonts w:ascii="SimSun" w:hAnsi="SimSun" w:eastAsia="SimSun" w:cs="SimSun"/>
          <w:lang w:val="zh-HK" w:eastAsia="zh-HK" w:bidi="en-US"/>
        </w:rPr>
        <w:t>標明所有引用的文本、史料、譯本、圖像、地圖、資料集或第三方模型等資料的來源或授權情況。</w:t>
      </w:r>
    </w:p>
    <w:p w:rsidRPr="00AA1D05" w:rsidR="007F76F1" w:rsidP="374945F1" w:rsidRDefault="374945F1" w14:paraId="11F3395F" w14:textId="09D8877C">
      <w:pPr>
        <w:spacing w:after="80" w:line="283" w:lineRule="auto"/>
        <w:ind w:left="792"/>
        <w:rPr>
          <w:rFonts w:ascii="Times New Roman" w:hAnsi="Times New Roman" w:cs="Times New Roman"/>
          <w:i/>
          <w:iCs/>
          <w:color w:val="595959" w:themeColor="text1" w:themeTint="A6"/>
          <w:sz w:val="19"/>
          <w:szCs w:val="19"/>
          <w:lang w:eastAsia="zh-HK" w:bidi="en-US"/>
        </w:rPr>
      </w:pPr>
      <w:r>
        <w:rPr>
          <w:rFonts w:ascii="Times New Roman" w:hAnsi="Times New Roman" w:eastAsia="Times New Roman" w:cs="Times New Roman"/>
          <w:b/>
          <w:bCs/>
          <w:color w:val="595959" w:themeColor="text1" w:themeTint="A6"/>
          <w:sz w:val="19"/>
          <w:szCs w:val="19"/>
          <w:lang w:eastAsia="zh-HK"/>
        </w:rPr>
        <w:t>Source Declaration</w:t>
      </w:r>
      <w:r>
        <w:rPr>
          <w:rFonts w:ascii="Times New Roman" w:hAnsi="Times New Roman" w:eastAsia="Times New Roman" w:cs="Times New Roman"/>
          <w:b/>
          <w:bCs/>
          <w:i/>
          <w:iCs/>
          <w:color w:val="595959" w:themeColor="text1" w:themeTint="A6"/>
          <w:sz w:val="19"/>
          <w:szCs w:val="19"/>
          <w:lang w:eastAsia="zh-HK"/>
        </w:rPr>
        <w:t xml:space="preserve">: </w:t>
      </w:r>
      <w:r>
        <w:rPr>
          <w:rFonts w:ascii="Times New Roman" w:hAnsi="Times New Roman" w:eastAsia="Times New Roman" w:cs="Times New Roman"/>
          <w:i/>
          <w:iCs/>
          <w:color w:val="595959" w:themeColor="text1" w:themeTint="A6"/>
          <w:sz w:val="19"/>
          <w:szCs w:val="19"/>
          <w:lang w:eastAsia="zh-HK"/>
        </w:rPr>
        <w:t xml:space="preserve">Clearly indicate the source and licensing status of all referenced materials, including but not limited to texts, historical documents, translations, images, and third-party models. </w:t>
      </w:r>
    </w:p>
    <w:p w:rsidRPr="00212C0C" w:rsidR="374945F1" w:rsidP="00212C0C" w:rsidRDefault="374945F1" w14:paraId="3DB4AD9D" w14:textId="5C3E01A8">
      <w:pPr>
        <w:pStyle w:val="ListParagraph"/>
        <w:numPr>
          <w:ilvl w:val="0"/>
          <w:numId w:val="9"/>
        </w:numPr>
        <w:spacing w:after="40" w:line="293" w:lineRule="auto"/>
        <w:rPr>
          <w:rFonts w:ascii="SimSun" w:hAnsi="SimSun" w:eastAsia="SimSun" w:cs="SimSun"/>
          <w:lang w:eastAsia="zh-TW"/>
        </w:rPr>
      </w:pPr>
      <w:del w:author="Claude" w:date="2026-06-30T00:00:00Z" w:id="30">
        <w:r>
          <w:rPr>
            <w:rFonts w:hint="eastAsia" w:ascii="SimSun" w:hAnsi="SimSun" w:eastAsia="SimSun" w:cs="SimSun"/>
            <w:b/>
            <w:bCs/>
            <w:szCs w:val="21"/>
            <w:lang w:eastAsia="zh-HK"/>
          </w:rPr>
          <w:delText>補充材料（可選）</w:delText>
        </w:r>
        <w:r>
          <w:rPr>
            <w:rFonts w:hint="eastAsia" w:ascii="SimSun" w:hAnsi="SimSun" w:eastAsia="SimSun" w:cs="SimSun"/>
            <w:b/>
            <w:bCs/>
            <w:sz w:val="19"/>
            <w:szCs w:val="19"/>
            <w:lang w:eastAsia="zh-HK"/>
          </w:rPr>
          <w:delText>：</w:delText>
        </w:r>
        <w:r>
          <w:rPr>
            <w:rFonts w:ascii="SimSun" w:hAnsi="SimSun" w:eastAsia="SimSun" w:cs="SimSun"/>
            <w:lang w:val="zh-HK" w:eastAsia="zh-HK" w:bidi="en-US"/>
          </w:rPr>
          <w:delText>如有原型、網站、程式、資料集、模型、互動頁面、</w:delText>
        </w:r>
        <w:r>
          <w:rPr>
            <w:rFonts w:ascii="Times New Roman" w:hAnsi="Times New Roman" w:eastAsia="Times New Roman" w:cs="Times New Roman"/>
            <w:lang w:val="zh-HK" w:eastAsia="zh-HK" w:bidi="en-US"/>
          </w:rPr>
          <w:delText xml:space="preserve">GitHub </w:delText>
        </w:r>
        <w:r>
          <w:rPr>
            <w:rFonts w:ascii="SimSun" w:hAnsi="SimSun" w:eastAsia="SimSun" w:cs="SimSun"/>
            <w:lang w:val="zh-HK" w:eastAsia="zh-HK" w:bidi="en-US"/>
          </w:rPr>
          <w:delText>儲存庫或公開連結，可一併提供。</w:delText>
        </w:r>
      </w:del>
      <w:ins w:author="Claude" w:date="2026-06-30T00:00:00Z" w:id="31">
        <w:r>
          <w:rPr>
            <w:rFonts w:ascii="SimSun" w:hAnsi="SimSun" w:eastAsia="SimSun" w:cs="SimSun"/>
            <w:b/>
            <w:bCs/>
            <w:szCs w:val="21"/>
            <w:lang w:val="zh-HK" w:eastAsia="zh-HK" w:bidi="en-US"/>
          </w:rPr>
          <w:t>作品初步版本／原型：</w:t>
        </w:r>
        <w:r>
          <w:rPr>
            <w:rFonts w:ascii="SimSun" w:hAnsi="SimSun" w:eastAsia="SimSun" w:cs="SimSun"/>
            <w:szCs w:val="21"/>
            <w:lang w:val="zh-HK" w:eastAsia="zh-HK" w:bidi="en-US"/>
          </w:rPr>
          <w:t>按作品類型提交可展示的初步成果——研究型交初步資料集或分析樣本；工具型交可運行原型；教學型交教材草樣或示例單元；展示型交概念原型或局部展示。容許初步、未完成版本，但不接受純文字描述。</w:t>
        </w:r>
      </w:ins>
    </w:p>
    <w:p w:rsidR="00EB1792" w:rsidP="41711D24" w:rsidRDefault="374945F1" w14:paraId="1FF13FE4" w14:textId="77777777">
      <w:pPr>
        <w:spacing w:after="80" w:afterAutospacing="off" w:line="283" w:lineRule="auto"/>
        <w:ind w:left="792"/>
        <w:rPr>
          <w:rFonts w:ascii="Times New Roman" w:hAnsi="Times New Roman" w:cs="Times New Roman"/>
          <w:i w:val="1"/>
          <w:iCs w:val="1"/>
          <w:color w:val="595959" w:themeColor="text1" w:themeTint="A6"/>
          <w:sz w:val="19"/>
          <w:szCs w:val="19"/>
          <w:lang w:val="zh-HK" w:eastAsia="zh-HK" w:bidi="en-US"/>
        </w:rPr>
        <w:pPrChange w:author="Guest User" w:date="2026-07-02T01:15:20.509Z">
          <w:pPr>
            <w:spacing w:after="40" w:line="300" w:lineRule="auto"/>
          </w:pPr>
        </w:pPrChange>
      </w:pPr>
      <w:del w:author="Claude" w:date="2026-06-30T00:00:00Z" w16du:dateUtc="2026-06-30T00:00:00Z" w:id="743014176">
        <w:r w:rsidRPr="41711D24" w:rsidDel="41711D24">
          <w:rPr>
            <w:rFonts w:ascii="Times New Roman" w:hAnsi="Times New Roman" w:eastAsia="Times New Roman" w:cs="Times New Roman"/>
            <w:b w:val="1"/>
            <w:bCs w:val="1"/>
            <w:i w:val="1"/>
            <w:iCs w:val="1"/>
            <w:color w:val="595959" w:themeColor="text1" w:themeTint="A6" w:themeShade="FF"/>
            <w:sz w:val="19"/>
            <w:szCs w:val="19"/>
            <w:lang w:eastAsia="zh-HK"/>
          </w:rPr>
          <w:delText>Optional materials:</w:delText>
        </w:r>
        <w:r w:rsidRPr="41711D24" w:rsidDel="41711D24">
          <w:rPr>
            <w:rFonts w:ascii="Times New Roman" w:hAnsi="Times New Roman" w:eastAsia="Times New Roman" w:cs="Times New Roman"/>
            <w:i w:val="1"/>
            <w:iCs w:val="1"/>
            <w:color w:val="595959" w:themeColor="text1" w:themeTint="A6" w:themeShade="FF"/>
            <w:sz w:val="19"/>
            <w:szCs w:val="19"/>
            <w:lang w:val="zh-HK" w:eastAsia="zh-HK" w:bidi="en-US"/>
          </w:rPr>
          <w:delText>Pr</w:delText>
        </w:r>
        <w:r w:rsidRPr="41711D24" w:rsidDel="41711D24">
          <w:rPr>
            <w:rFonts w:ascii="Times New Roman" w:hAnsi="Times New Roman" w:cs="Times New Roman"/>
            <w:i w:val="1"/>
            <w:iCs w:val="1"/>
            <w:color w:val="595959" w:themeColor="text1" w:themeTint="A6" w:themeShade="FF"/>
            <w:sz w:val="19"/>
            <w:szCs w:val="19"/>
            <w:lang w:val="zh-HK" w:eastAsia="zh-HK" w:bidi="en-US"/>
          </w:rPr>
          <w:delText>ototypes, websites, code, datasets, models, interactive pages, GitHub repositories or public links may be submitted where applicable</w:delText>
        </w:r>
      </w:del>
      <w:ins w:author="Claude" w:date="2026-06-30T00:00:00Z" w16du:dateUtc="2026-06-30T00:00:00Z" w:id="691579925">
        <w:r w:rsidRPr="41711D24" w:rsidR="41711D24">
          <w:rPr>
            <w:rFonts w:ascii="Times New Roman" w:hAnsi="Times New Roman" w:eastAsia="Times New Roman" w:cs="Times New Roman"/>
            <w:b w:val="1"/>
            <w:bCs w:val="1"/>
            <w:i w:val="1"/>
            <w:iCs w:val="1"/>
            <w:color w:val="555555"/>
            <w:sz w:val="19"/>
            <w:szCs w:val="19"/>
            <w:lang w:val="zh-HK" w:eastAsia="zh-HK" w:bidi="en-US"/>
            <w:rPrChange w:author="Guest User" w:date="2026-07-02T01:15:27.618Z" w16du:dateUtc="2026-07-02T01:15:27.618Z" w:id="452201109">
              <w:rPr>
                <w:rFonts w:ascii="Times New Roman" w:hAnsi="Times New Roman" w:eastAsia="Times New Roman" w:cs="Times New Roman"/>
                <w:i w:val="1"/>
                <w:iCs w:val="1"/>
                <w:color w:val="555555"/>
                <w:sz w:val="19"/>
                <w:szCs w:val="19"/>
                <w:lang w:val="zh-HK" w:eastAsia="zh-HK" w:bidi="en-US"/>
              </w:rPr>
            </w:rPrChange>
          </w:rPr>
          <w:t>Preliminary version / prototype:</w:t>
        </w:r>
        <w:r w:rsidRPr="41711D24" w:rsidR="41711D24">
          <w:rPr>
            <w:rFonts w:ascii="Times New Roman" w:hAnsi="Times New Roman" w:eastAsia="Times New Roman" w:cs="Times New Roman"/>
            <w:i w:val="1"/>
            <w:iCs w:val="1"/>
            <w:color w:val="555555"/>
            <w:sz w:val="19"/>
            <w:szCs w:val="19"/>
            <w:lang w:val="zh-HK" w:eastAsia="zh-HK" w:bidi="en-US"/>
          </w:rPr>
          <w:t xml:space="preserve"> a demonstrable preliminary output appropriate to the submission type — research-oriented: an initial dataset or analytical sample; tool-oriented: a runnable prototype; education-oriented: a draft of the </w:t>
        </w:r>
        <w:r w:rsidRPr="41711D24" w:rsidR="41711D24">
          <w:rPr>
            <w:rFonts w:ascii="Times New Roman" w:hAnsi="Times New Roman" w:eastAsia="Times New Roman" w:cs="Times New Roman"/>
            <w:i w:val="1"/>
            <w:iCs w:val="1"/>
            <w:color w:val="555555"/>
            <w:sz w:val="19"/>
            <w:szCs w:val="19"/>
            <w:lang w:val="zh-HK" w:eastAsia="zh-HK" w:bidi="en-US"/>
          </w:rPr>
          <w:t>teaching materials or a sample unit; exhibition-oriented: a concept prototype or partial demonstration. A preliminary, unfinished version is acceptable, but a text-only description is not.</w:t>
        </w:r>
      </w:ins>
    </w:p>
    <w:p w:rsidRPr="00212C0C" w:rsidR="007F76F1" w:rsidP="41711D24" w:rsidRDefault="00086AD7" w14:paraId="3AECAFDA" w14:textId="5E983BE8">
      <w:pPr>
        <w:spacing w:after="40" w:line="300" w:lineRule="auto"/>
        <w:rPr>
          <w:rFonts w:ascii="SimSun" w:hAnsi="SimSun" w:eastAsia="SimSun" w:cs="SimSun"/>
          <w:b w:val="1"/>
          <w:bCs w:val="1"/>
          <w:color w:val="auto"/>
          <w:rPrChange w:author="Guest User" w:date="2026-07-02T01:53:11.378Z" w:id="392925378">
            <w:rPr>
              <w:rFonts w:ascii="SimSun" w:hAnsi="SimSun" w:eastAsia="SimSun" w:cs="SimSun"/>
              <w:b w:val="1"/>
              <w:bCs w:val="1"/>
            </w:rPr>
          </w:rPrChange>
        </w:rPr>
      </w:pPr>
      <w:r w:rsidRPr="41711D24" w:rsidR="41711D24">
        <w:rPr>
          <w:rFonts w:ascii="SimSun" w:hAnsi="SimSun" w:eastAsia="SimSun" w:cs="SimSun"/>
          <w:b w:val="1"/>
          <w:bCs w:val="1"/>
          <w:color w:val="auto"/>
          <w:lang w:val="zh-HK" w:eastAsia="zh-HK" w:bidi="en-US"/>
          <w:rPrChange w:author="Guest User" w:date="2026-07-02T01:53:30.201Z" w16du:dateUtc="2026-07-02T01:53:30.201Z" w:id="77995551">
            <w:rPr>
              <w:rFonts w:ascii="PMingLiU" w:hAnsi="PMingLiU" w:eastAsia="PMingLiU" w:cs="SimSun"/>
              <w:b w:val="1"/>
              <w:bCs w:val="1"/>
              <w:color w:val="222222"/>
              <w:lang w:val="zh-HK" w:eastAsia="zh-HK" w:bidi="en-US"/>
            </w:rPr>
          </w:rPrChange>
        </w:rPr>
        <w:t>（三）</w:t>
      </w:r>
      <w:r w:rsidRPr="41711D24" w:rsidR="41711D24">
        <w:rPr>
          <w:rFonts w:ascii="SimSun" w:hAnsi="SimSun" w:eastAsia="SimSun" w:cs="SimSun"/>
          <w:b w:val="1"/>
          <w:bCs w:val="1"/>
          <w:color w:val="auto"/>
          <w:lang w:val="zh-HK" w:eastAsia="zh-HK" w:bidi="en-US"/>
          <w:rPrChange w:author="Guest User" w:date="2026-07-02T01:53:11.378Z" w16du:dateUtc="2026-07-02T01:53:11.378Z" w:id="2006622060">
            <w:rPr>
              <w:rFonts w:ascii="SimSun" w:hAnsi="SimSun" w:eastAsia="SimSun" w:cs="SimSun"/>
              <w:b w:val="1"/>
              <w:bCs w:val="1"/>
              <w:color w:val="222222"/>
              <w:lang w:val="zh-HK" w:eastAsia="zh-HK" w:bidi="en-US"/>
            </w:rPr>
          </w:rPrChange>
        </w:rPr>
        <w:t>入圍後最終提交</w:t>
      </w:r>
    </w:p>
    <w:p w:rsidRPr="00AA1D05" w:rsidR="007F76F1" w:rsidRDefault="00245A90" w14:paraId="25231CD5" w14:textId="77777777">
      <w:pPr>
        <w:spacing w:after="120" w:line="288" w:lineRule="auto"/>
        <w:rPr>
          <w:rFonts w:ascii="Times New Roman" w:hAnsi="Times New Roman" w:cs="Times New Roman"/>
        </w:rPr>
      </w:pPr>
      <w:r>
        <w:rPr>
          <w:rFonts w:ascii="Times New Roman" w:hAnsi="Times New Roman" w:cs="Times New Roman"/>
          <w:i/>
          <w:color w:val="555555"/>
          <w:sz w:val="19"/>
          <w:lang w:val="zh-HK" w:eastAsia="zh-HK" w:bidi="en-US"/>
        </w:rPr>
        <w:t>Final submission after shortlisting</w:t>
      </w:r>
    </w:p>
    <w:p w:rsidR="000A1632" w:rsidRDefault="006305B7" w14:paraId="3D168952" w14:textId="77777777">
      <w:pPr>
        <w:pStyle w:val="ListParagraph"/>
        <w:numPr>
          <w:ilvl w:val="0"/>
          <w:numId w:val="40"/>
        </w:numPr>
        <w:spacing w:after="40" w:line="293" w:lineRule="auto"/>
        <w:ind w:left="288"/>
        <w:rPr>
          <w:ins w:author="Claude" w:date="2026-06-30T00:00:00Z" w16du:dateUtc="2026-06-30T00:00:00Z" w:id="52104411"/>
          <w:rFonts w:ascii="SimSun" w:hAnsi="SimSun" w:eastAsia="SimSun" w:cs="SimSun"/>
          <w:lang w:val="zh-HK" w:eastAsia="zh-HK" w:bidi="en-US"/>
        </w:rPr>
      </w:pPr>
      <w:ins w:author="Claude" w:date="2026-06-30T00:00:00Z" w16du:dateUtc="2026-06-30T00:00:00Z" w:id="1489797344">
        <w:r w:rsidRPr="41711D24" w:rsidR="41711D24">
          <w:rPr>
            <w:rFonts w:ascii="SimSun" w:hAnsi="SimSun" w:eastAsia="SimSun" w:cs="SimSun"/>
            <w:b w:val="1"/>
            <w:bCs w:val="1"/>
            <w:lang w:val="zh-HK" w:eastAsia="zh-HK" w:bidi="en-US"/>
          </w:rPr>
          <w:t>作品介紹短片：</w:t>
        </w:r>
        <w:r w:rsidRPr="41711D24" w:rsidR="41711D24">
          <w:rPr>
            <w:rFonts w:ascii="SimSun" w:hAnsi="SimSun" w:eastAsia="SimSun" w:cs="SimSun"/>
            <w:lang w:val="zh-HK" w:eastAsia="zh-HK" w:bidi="en-US"/>
          </w:rPr>
          <w:t>最長5分鐘，</w:t>
        </w:r>
        <w:r w:rsidRPr="41711D24" w:rsidR="41711D24">
          <w:rPr>
            <w:rFonts w:ascii="Times New Roman" w:hAnsi="Times New Roman" w:eastAsia="Times New Roman" w:cs="Times New Roman"/>
            <w:lang w:val="zh-HK" w:eastAsia="zh-HK" w:bidi="en-US"/>
            <w:rPrChange w:author="Guest User" w:date="2026-07-02T01:39:25.235Z" w16du:dateUtc="2026-07-02T01:39:25.235Z" w:id="2138731004">
              <w:rPr>
                <w:rFonts w:ascii="SimSun" w:hAnsi="SimSun" w:eastAsia="SimSun" w:cs="SimSun"/>
                <w:lang w:val="zh-HK" w:eastAsia="zh-HK" w:bidi="en-US"/>
              </w:rPr>
            </w:rPrChange>
          </w:rPr>
          <w:t>MP4</w:t>
        </w:r>
        <w:r w:rsidRPr="41711D24" w:rsidR="41711D24">
          <w:rPr>
            <w:rFonts w:ascii="SimSun" w:hAnsi="SimSun" w:eastAsia="SimSun" w:cs="SimSun"/>
            <w:lang w:val="zh-HK" w:eastAsia="zh-HK" w:bidi="en-US"/>
          </w:rPr>
          <w:t>格式，解析度最低</w:t>
        </w:r>
        <w:r w:rsidRPr="41711D24" w:rsidR="41711D24">
          <w:rPr>
            <w:rFonts w:ascii="Times New Roman" w:hAnsi="Times New Roman" w:eastAsia="Times New Roman" w:cs="Times New Roman"/>
            <w:lang w:val="zh-HK" w:eastAsia="zh-HK" w:bidi="en-US"/>
            <w:rPrChange w:author="Guest User" w:date="2026-07-02T01:39:33.483Z" w16du:dateUtc="2026-07-02T01:39:33.483Z" w:id="1391786110">
              <w:rPr>
                <w:rFonts w:ascii="SimSun" w:hAnsi="SimSun" w:eastAsia="SimSun" w:cs="SimSun"/>
                <w:lang w:val="zh-HK" w:eastAsia="zh-HK" w:bidi="en-US"/>
              </w:rPr>
            </w:rPrChange>
          </w:rPr>
          <w:t>720P</w:t>
        </w:r>
        <w:r w:rsidRPr="41711D24" w:rsidR="41711D24">
          <w:rPr>
            <w:rFonts w:ascii="SimSun" w:hAnsi="SimSun" w:eastAsia="SimSun" w:cs="SimSun"/>
            <w:lang w:val="zh-HK" w:eastAsia="zh-HK" w:bidi="en-US"/>
          </w:rPr>
          <w:t>。</w:t>
        </w:r>
      </w:ins>
    </w:p>
    <w:p w:rsidR="000A1632" w:rsidP="41711D24" w:rsidRDefault="006305B7" w14:paraId="249EDA05" w14:textId="77777777">
      <w:pPr>
        <w:spacing w:after="80" w:line="283" w:lineRule="auto"/>
        <w:ind w:left="792"/>
        <w:rPr>
          <w:ins w:author="Claude" w:date="2026-06-30T00:00:00Z" w16du:dateUtc="2026-06-30T00:00:00Z" w:id="1633721113"/>
          <w:rFonts w:ascii="Times New Roman" w:hAnsi="Times New Roman" w:cs="Times New Roman"/>
          <w:i w:val="1"/>
          <w:iCs w:val="1"/>
          <w:color w:val="555555"/>
          <w:sz w:val="19"/>
          <w:szCs w:val="19"/>
          <w:lang w:val="zh-HK" w:eastAsia="zh-HK" w:bidi="en-US"/>
        </w:rPr>
      </w:pPr>
      <w:ins w:author="Claude" w:date="2026-06-30T00:00:00Z" w16du:dateUtc="2026-06-30T00:00:00Z" w:id="67142285">
        <w:r w:rsidRPr="41711D24" w:rsidR="41711D24">
          <w:rPr>
            <w:rFonts w:ascii="Times New Roman" w:hAnsi="Times New Roman" w:eastAsia="Times New Roman" w:cs="Times New Roman"/>
            <w:b w:val="1"/>
            <w:bCs w:val="1"/>
            <w:i w:val="1"/>
            <w:iCs w:val="1"/>
            <w:color w:val="555555"/>
            <w:sz w:val="19"/>
            <w:szCs w:val="19"/>
            <w:lang w:val="zh-HK" w:eastAsia="zh-HK" w:bidi="en-US"/>
            <w:rPrChange w:author="Guest User" w:date="2026-07-02T01:15:37.671Z" w16du:dateUtc="2026-07-02T01:15:37.671Z" w:id="471586621">
              <w:rPr>
                <w:rFonts w:ascii="Times New Roman" w:hAnsi="Times New Roman" w:eastAsia="Times New Roman" w:cs="Times New Roman"/>
                <w:i w:val="1"/>
                <w:iCs w:val="1"/>
                <w:color w:val="555555"/>
                <w:sz w:val="19"/>
                <w:szCs w:val="19"/>
                <w:lang w:val="zh-HK" w:eastAsia="zh-HK" w:bidi="en-US"/>
              </w:rPr>
            </w:rPrChange>
          </w:rPr>
          <w:t>A project introduction video:</w:t>
        </w:r>
        <w:r w:rsidRPr="41711D24" w:rsidR="41711D24">
          <w:rPr>
            <w:rFonts w:ascii="Times New Roman" w:hAnsi="Times New Roman" w:eastAsia="Times New Roman" w:cs="Times New Roman"/>
            <w:i w:val="1"/>
            <w:iCs w:val="1"/>
            <w:color w:val="555555"/>
            <w:sz w:val="19"/>
            <w:szCs w:val="19"/>
            <w:lang w:val="zh-HK" w:eastAsia="zh-HK" w:bidi="en-US"/>
          </w:rPr>
          <w:t xml:space="preserve"> maximum 5 minutes, MP4 format, minimum resolution 720p.</w:t>
        </w:r>
      </w:ins>
    </w:p>
    <w:p w:rsidRPr="00212C0C" w:rsidR="40D82C9D" w:rsidP="41711D24" w:rsidRDefault="374945F1" w14:paraId="61F8ADBC" w14:textId="22395B18">
      <w:pPr>
        <w:pStyle w:val="ListParagraph"/>
        <w:numPr>
          <w:ilvl w:val="0"/>
          <w:numId w:val="40"/>
        </w:numPr>
        <w:spacing w:after="40" w:line="293" w:lineRule="auto"/>
        <w:ind w:left="288"/>
        <w:rPr>
          <w:rFonts w:ascii="SimSun" w:hAnsi="SimSun" w:eastAsia="SimSun" w:cs="SimSun"/>
          <w:color w:val="0D0D0D" w:themeColor="text1" w:themeTint="F2"/>
          <w:lang w:eastAsia="zh-HK"/>
        </w:rPr>
      </w:pPr>
      <w:r w:rsidRPr="41711D24" w:rsidR="41711D24">
        <w:rPr>
          <w:rFonts w:ascii="SimSun" w:hAnsi="SimSun" w:eastAsia="SimSun" w:cs="SimSun"/>
          <w:b w:val="1"/>
          <w:bCs w:val="1"/>
          <w:color w:val="0D0D0D" w:themeColor="text1" w:themeTint="F2" w:themeShade="FF"/>
          <w:lang w:val="zh-HK" w:eastAsia="zh-HK" w:bidi="en-US"/>
        </w:rPr>
        <w:t>修訂版最終簡報：</w:t>
      </w:r>
      <w:r w:rsidRPr="41711D24" w:rsidR="41711D24">
        <w:rPr>
          <w:rFonts w:ascii="SimSun" w:hAnsi="SimSun" w:eastAsia="SimSun" w:cs="SimSun"/>
          <w:color w:val="0D0D0D" w:themeColor="text1" w:themeTint="F2" w:themeShade="FF"/>
          <w:lang w:eastAsia="zh-HK"/>
        </w:rPr>
        <w:t xml:space="preserve">詳細闡述問題意識、相關學界研究、 </w:t>
      </w:r>
      <w:r w:rsidRPr="41711D24" w:rsidR="41711D24">
        <w:rPr>
          <w:rFonts w:ascii="Times New Roman" w:hAnsi="Times New Roman" w:eastAsia="Times New Roman" w:cs="Times New Roman"/>
          <w:color w:val="0D0D0D" w:themeColor="text1" w:themeTint="F2" w:themeShade="FF"/>
          <w:lang w:eastAsia="zh-HK"/>
          <w:rPrChange w:author="Guest User" w:date="2026-07-02T01:39:40.855Z" w16du:dateUtc="2026-07-02T01:39:40.855Z" w:id="563297314">
            <w:rPr>
              <w:rFonts w:ascii="SimSun" w:hAnsi="SimSun" w:eastAsia="SimSun" w:cs="SimSun"/>
              <w:color w:val="0D0D0D" w:themeColor="text1" w:themeTint="F2" w:themeShade="FF"/>
              <w:lang w:eastAsia="zh-HK"/>
            </w:rPr>
          </w:rPrChange>
        </w:rPr>
        <w:t xml:space="preserve">AI </w:t>
      </w:r>
      <w:r w:rsidRPr="41711D24" w:rsidR="41711D24">
        <w:rPr>
          <w:rFonts w:ascii="SimSun" w:hAnsi="SimSun" w:eastAsia="SimSun" w:cs="SimSun"/>
          <w:color w:val="0D0D0D" w:themeColor="text1" w:themeTint="F2" w:themeShade="FF"/>
          <w:lang w:eastAsia="zh-HK"/>
        </w:rPr>
        <w:t>應用的方法、最終的研究成果，以及研究限制。</w:t>
      </w:r>
    </w:p>
    <w:p w:rsidRPr="00212C0C" w:rsidR="40D82C9D" w:rsidP="00212C0C" w:rsidRDefault="374945F1" w14:paraId="34C211FE" w14:textId="1586C4F3">
      <w:pPr>
        <w:pStyle w:val="ListParagraph"/>
        <w:spacing w:after="80" w:line="283" w:lineRule="auto"/>
        <w:ind w:left="792"/>
        <w:contextualSpacing w:val="0"/>
        <w:rPr>
          <w:rFonts w:ascii="Times New Roman" w:hAnsi="Times New Roman" w:eastAsia="Times New Roman" w:cs="Times New Roman"/>
          <w:i/>
          <w:iCs/>
          <w:color w:val="595959" w:themeColor="text1" w:themeTint="A6"/>
          <w:sz w:val="19"/>
          <w:szCs w:val="19"/>
          <w:lang w:eastAsia="zh-HK"/>
        </w:rPr>
      </w:pPr>
      <w:r>
        <w:rPr>
          <w:rFonts w:ascii="Times New Roman" w:hAnsi="Times New Roman" w:eastAsia="Times New Roman" w:cs="Times New Roman"/>
          <w:b/>
          <w:bCs/>
          <w:i/>
          <w:iCs/>
          <w:color w:val="595959" w:themeColor="text1" w:themeTint="A6"/>
          <w:sz w:val="19"/>
          <w:szCs w:val="19"/>
          <w:lang w:eastAsia="zh-HK"/>
        </w:rPr>
        <w:t>Revised final version of the presentation slides:</w:t>
      </w:r>
      <w:r>
        <w:rPr>
          <w:rFonts w:ascii="Times New Roman" w:hAnsi="Times New Roman" w:eastAsia="Times New Roman" w:cs="Times New Roman"/>
          <w:i/>
          <w:iCs/>
          <w:color w:val="595959" w:themeColor="text1" w:themeTint="A6"/>
          <w:sz w:val="19"/>
          <w:szCs w:val="19"/>
          <w:lang w:eastAsia="zh-HK"/>
        </w:rPr>
        <w:t xml:space="preserve"> The slides should elaborate on the research problem, relevant scholarly work, AI application methods,</w:t>
      </w:r>
      <w:r>
        <w:rPr>
          <w:rFonts w:ascii="Times New Roman" w:hAnsi="Times New Roman" w:eastAsia="Times New Roman" w:cs="Times New Roman"/>
          <w:color w:val="595959" w:themeColor="text1" w:themeTint="A6"/>
          <w:lang w:eastAsia="zh-HK"/>
        </w:rPr>
        <w:t xml:space="preserve"> </w:t>
      </w:r>
      <w:r>
        <w:rPr>
          <w:rFonts w:ascii="Times New Roman" w:hAnsi="Times New Roman" w:eastAsia="Times New Roman" w:cs="Times New Roman"/>
          <w:i/>
          <w:iCs/>
          <w:color w:val="595959" w:themeColor="text1" w:themeTint="A6"/>
          <w:sz w:val="19"/>
          <w:szCs w:val="19"/>
          <w:lang w:eastAsia="zh-HK"/>
        </w:rPr>
        <w:t>final research findings, and research limitations.</w:t>
      </w:r>
    </w:p>
    <w:p w:rsidRPr="00212C0C" w:rsidR="40D82C9D" w:rsidP="00212C0C" w:rsidRDefault="374945F1" w14:paraId="44361DBD" w14:textId="203E4A54">
      <w:pPr>
        <w:pStyle w:val="ListParagraph"/>
        <w:numPr>
          <w:ilvl w:val="0"/>
          <w:numId w:val="40"/>
        </w:numPr>
        <w:spacing w:after="40" w:line="293" w:lineRule="auto"/>
        <w:ind w:left="288"/>
        <w:rPr>
          <w:rFonts w:ascii="SimSun" w:hAnsi="SimSun" w:eastAsia="SimSun" w:cs="SimSun"/>
          <w:i/>
          <w:iCs/>
          <w:color w:val="0D0D0D" w:themeColor="text1" w:themeTint="F2"/>
          <w:szCs w:val="21"/>
          <w:lang w:eastAsia="zh-HK"/>
        </w:rPr>
      </w:pPr>
      <w:r>
        <w:rPr>
          <w:rFonts w:hint="eastAsia" w:ascii="SimSun" w:hAnsi="SimSun" w:eastAsia="SimSun" w:cs="SimSun"/>
          <w:b/>
          <w:bCs/>
          <w:color w:val="0D0D0D" w:themeColor="text1" w:themeTint="F2"/>
          <w:szCs w:val="21"/>
          <w:lang w:eastAsia="zh-HK"/>
        </w:rPr>
        <w:t>示範版本</w:t>
      </w:r>
      <w:r>
        <w:rPr>
          <w:rFonts w:hint="eastAsia" w:ascii="SimSun" w:hAnsi="SimSun" w:eastAsia="SimSun" w:cs="SimSun"/>
          <w:color w:val="0D0D0D" w:themeColor="text1" w:themeTint="F2"/>
          <w:szCs w:val="21"/>
          <w:lang w:eastAsia="zh-HK"/>
        </w:rPr>
        <w:t>或</w:t>
      </w:r>
      <w:r>
        <w:rPr>
          <w:rFonts w:hint="eastAsia" w:ascii="SimSun" w:hAnsi="SimSun" w:eastAsia="SimSun" w:cs="SimSun"/>
          <w:b/>
          <w:bCs/>
          <w:color w:val="0D0D0D" w:themeColor="text1" w:themeTint="F2"/>
          <w:szCs w:val="21"/>
          <w:lang w:eastAsia="zh-HK"/>
        </w:rPr>
        <w:t>連結：</w:t>
      </w:r>
      <w:r>
        <w:rPr>
          <w:rFonts w:ascii="SimSun" w:hAnsi="SimSun" w:eastAsia="SimSun" w:cs="SimSun"/>
          <w:color w:val="0D0D0D" w:themeColor="text1" w:themeTint="F2"/>
          <w:szCs w:val="21"/>
          <w:lang w:eastAsia="zh-HK"/>
        </w:rPr>
        <w:t>須提供可示範之版本、錄影示範或測試連結（測試連結至少3個月内對評審開放）。</w:t>
      </w:r>
    </w:p>
    <w:p w:rsidRPr="00212C0C" w:rsidR="40D82C9D" w:rsidP="00212C0C" w:rsidRDefault="374945F1" w14:paraId="282FD58E" w14:textId="2CDDBD14">
      <w:pPr>
        <w:pStyle w:val="ListParagraph"/>
        <w:spacing w:after="80" w:line="283" w:lineRule="auto"/>
        <w:ind w:left="792"/>
        <w:rPr>
          <w:rFonts w:ascii="Times New Roman" w:hAnsi="Times New Roman" w:eastAsia="Times New Roman" w:cs="Times New Roman"/>
          <w:i/>
          <w:iCs/>
          <w:color w:val="595959" w:themeColor="text1" w:themeTint="A6"/>
          <w:sz w:val="19"/>
          <w:szCs w:val="19"/>
          <w:lang w:eastAsia="zh-HK"/>
        </w:rPr>
      </w:pPr>
      <w:r>
        <w:rPr>
          <w:rFonts w:ascii="Times New Roman" w:hAnsi="Times New Roman" w:eastAsia="Times New Roman" w:cs="Times New Roman"/>
          <w:b/>
          <w:bCs/>
          <w:i/>
          <w:iCs/>
          <w:color w:val="595959" w:themeColor="text1" w:themeTint="A6"/>
          <w:sz w:val="19"/>
          <w:szCs w:val="19"/>
        </w:rPr>
        <w:t>Demonstrable version or link:</w:t>
      </w:r>
      <w:r>
        <w:rPr>
          <w:rFonts w:ascii="Times New Roman" w:hAnsi="Times New Roman" w:eastAsia="Times New Roman" w:cs="Times New Roman"/>
          <w:b/>
          <w:bCs/>
          <w:sz w:val="19"/>
          <w:szCs w:val="19"/>
        </w:rPr>
        <w:t xml:space="preserve"> </w:t>
      </w:r>
      <w:r>
        <w:rPr>
          <w:rFonts w:ascii="Times New Roman" w:hAnsi="Times New Roman" w:eastAsia="Times New Roman" w:cs="Times New Roman"/>
          <w:i/>
          <w:iCs/>
          <w:color w:val="595959" w:themeColor="text1" w:themeTint="A6"/>
          <w:sz w:val="19"/>
          <w:szCs w:val="19"/>
        </w:rPr>
        <w:t>Must provide a demonstrable version, recorded demo, or testing link.</w:t>
      </w:r>
      <w:r>
        <w:rPr>
          <w:rFonts w:ascii="Times New Roman" w:hAnsi="Times New Roman" w:eastAsia="Times New Roman" w:cs="Times New Roman"/>
          <w:i/>
          <w:iCs/>
          <w:color w:val="595959" w:themeColor="text1" w:themeTint="A6"/>
          <w:sz w:val="19"/>
          <w:szCs w:val="19"/>
          <w:lang w:eastAsia="zh-HK"/>
        </w:rPr>
        <w:t xml:space="preserve"> (</w:t>
      </w:r>
      <w:r>
        <w:rPr>
          <w:rFonts w:ascii="Times New Roman" w:hAnsi="Times New Roman" w:eastAsia="Times New Roman" w:cs="Times New Roman"/>
          <w:i/>
          <w:iCs/>
          <w:color w:val="595959" w:themeColor="text1" w:themeTint="A6"/>
          <w:sz w:val="19"/>
          <w:szCs w:val="19"/>
        </w:rPr>
        <w:t>The test link must remain accessible to the judges for at least 3 months)</w:t>
      </w:r>
      <w:r>
        <w:rPr>
          <w:rFonts w:ascii="Times New Roman" w:hAnsi="Times New Roman" w:eastAsia="Times New Roman" w:cs="Times New Roman"/>
          <w:i/>
          <w:iCs/>
          <w:color w:val="595959" w:themeColor="text1" w:themeTint="A6"/>
          <w:sz w:val="19"/>
          <w:szCs w:val="19"/>
          <w:lang w:eastAsia="zh-HK"/>
        </w:rPr>
        <w:t>.</w:t>
      </w:r>
    </w:p>
    <w:p w:rsidRPr="00212C0C" w:rsidR="007F76F1" w:rsidP="374945F1" w:rsidRDefault="374945F1" w14:paraId="3D2E8B59" w14:textId="29B4833D">
      <w:pPr>
        <w:pStyle w:val="ListBullet"/>
        <w:spacing w:after="40" w:line="293" w:lineRule="auto"/>
        <w:ind w:left="288"/>
        <w:rPr>
          <w:rFonts w:ascii="SimSun" w:hAnsi="SimSun" w:eastAsia="SimSun" w:cs="SimSun"/>
          <w:color w:val="0D0D0D" w:themeColor="text1" w:themeTint="F2"/>
          <w:lang w:eastAsia="zh-TW"/>
        </w:rPr>
      </w:pPr>
      <w:r w:rsidRPr="41711D24" w:rsidR="41711D24">
        <w:rPr>
          <w:rFonts w:ascii="SimSun" w:hAnsi="SimSun" w:eastAsia="SimSun" w:cs="SimSun"/>
          <w:b w:val="1"/>
          <w:bCs w:val="1"/>
          <w:color w:val="0D0D0D" w:themeColor="text1" w:themeTint="F2" w:themeShade="FF"/>
          <w:lang w:val="zh-HK" w:eastAsia="zh-HK" w:bidi="en-US"/>
        </w:rPr>
        <w:t>作品報告：</w:t>
      </w:r>
      <w:r w:rsidRPr="41711D24" w:rsidR="41711D24">
        <w:rPr>
          <w:rFonts w:ascii="SimSun" w:hAnsi="SimSun" w:eastAsia="SimSun" w:cs="SimSun"/>
          <w:color w:val="0D0D0D" w:themeColor="text1" w:themeTint="F2" w:themeShade="FF"/>
          <w:lang w:val="zh-HK" w:eastAsia="zh-HK" w:bidi="en-US"/>
        </w:rPr>
        <w:t>如屬研究型或教學型作品，須補交 1,000–1,500 字說明，交代問題意識、方法、</w:t>
      </w:r>
      <w:r w:rsidRPr="41711D24" w:rsidR="41711D24">
        <w:rPr>
          <w:rFonts w:ascii="Times New Roman" w:hAnsi="Times New Roman" w:eastAsia="Times New Roman" w:cs="Times New Roman"/>
          <w:color w:val="0D0D0D" w:themeColor="text1" w:themeTint="F2" w:themeShade="FF"/>
          <w:lang w:val="zh-HK" w:eastAsia="zh-HK" w:bidi="en-US"/>
          <w:rPrChange w:author="Guest User" w:date="2026-07-02T01:39:47.475Z" w16du:dateUtc="2026-07-02T01:39:47.475Z" w:id="1106699231">
            <w:rPr>
              <w:rFonts w:ascii="SimSun" w:hAnsi="SimSun" w:eastAsia="SimSun" w:cs="SimSun"/>
              <w:color w:val="0D0D0D" w:themeColor="text1" w:themeTint="F2" w:themeShade="FF"/>
              <w:lang w:val="zh-HK" w:eastAsia="zh-HK" w:bidi="en-US"/>
            </w:rPr>
          </w:rPrChange>
        </w:rPr>
        <w:t>AI</w:t>
      </w:r>
      <w:r w:rsidRPr="41711D24" w:rsidR="41711D24">
        <w:rPr>
          <w:rFonts w:ascii="SimSun" w:hAnsi="SimSun" w:eastAsia="SimSun" w:cs="SimSun"/>
          <w:color w:val="0D0D0D" w:themeColor="text1" w:themeTint="F2" w:themeShade="FF"/>
          <w:lang w:val="zh-HK" w:eastAsia="zh-HK" w:bidi="en-US"/>
        </w:rPr>
        <w:t xml:space="preserve"> 應用、學術基礎及限制。</w:t>
      </w:r>
    </w:p>
    <w:p w:rsidRPr="00AA1D05" w:rsidR="007F76F1" w:rsidP="374945F1" w:rsidRDefault="374945F1" w14:paraId="3DA4BB03" w14:textId="76697015">
      <w:pPr>
        <w:spacing w:after="80" w:line="283" w:lineRule="auto"/>
        <w:ind w:left="792"/>
        <w:rPr>
          <w:rFonts w:ascii="Times New Roman" w:hAnsi="Times New Roman" w:cs="Times New Roman"/>
          <w:i/>
          <w:iCs/>
          <w:color w:val="595959" w:themeColor="text1" w:themeTint="A6"/>
          <w:sz w:val="19"/>
          <w:szCs w:val="19"/>
          <w:lang w:eastAsia="zh-HK" w:bidi="en-US"/>
        </w:rPr>
      </w:pPr>
      <w:r>
        <w:rPr>
          <w:rFonts w:ascii="Times New Roman" w:hAnsi="Times New Roman" w:eastAsia="Times New Roman" w:cs="Times New Roman"/>
          <w:b/>
          <w:bCs/>
          <w:i/>
          <w:iCs/>
          <w:color w:val="595959" w:themeColor="text1" w:themeTint="A6"/>
          <w:sz w:val="19"/>
          <w:szCs w:val="19"/>
          <w:lang w:eastAsia="zh-HK"/>
        </w:rPr>
        <w:t xml:space="preserve">Project Report: </w:t>
      </w:r>
      <w:r>
        <w:rPr>
          <w:rFonts w:ascii="Times New Roman" w:hAnsi="Times New Roman" w:eastAsia="Times New Roman" w:cs="Times New Roman"/>
          <w:i/>
          <w:iCs/>
          <w:color w:val="595959" w:themeColor="text1" w:themeTint="A6"/>
          <w:sz w:val="19"/>
          <w:szCs w:val="19"/>
          <w:lang w:eastAsia="zh-HK" w:bidi="en-US"/>
        </w:rPr>
        <w:t>Researc</w:t>
      </w:r>
      <w:r>
        <w:rPr>
          <w:rFonts w:ascii="Times New Roman" w:hAnsi="Times New Roman" w:cs="Times New Roman"/>
          <w:i/>
          <w:iCs/>
          <w:color w:val="595959" w:themeColor="text1" w:themeTint="A6"/>
          <w:sz w:val="19"/>
          <w:szCs w:val="19"/>
          <w:lang w:eastAsia="zh-HK" w:bidi="en-US"/>
        </w:rPr>
        <w:t xml:space="preserve">h-oriented or teaching-oriented entries must provide a 1,000–1,500 word </w:t>
      </w:r>
      <w:r>
        <w:rPr>
          <w:rFonts w:ascii="Times New Roman" w:hAnsi="Times New Roman" w:eastAsia="Times New Roman" w:cs="Times New Roman"/>
          <w:i/>
          <w:iCs/>
          <w:color w:val="595959" w:themeColor="text1" w:themeTint="A6"/>
          <w:sz w:val="19"/>
          <w:szCs w:val="19"/>
          <w:lang w:eastAsia="zh-HK"/>
        </w:rPr>
        <w:t xml:space="preserve"> project report </w:t>
      </w:r>
      <w:r>
        <w:rPr>
          <w:rFonts w:ascii="Times New Roman" w:hAnsi="Times New Roman" w:cs="Times New Roman"/>
          <w:i/>
          <w:iCs/>
          <w:color w:val="595959" w:themeColor="text1" w:themeTint="A6"/>
          <w:sz w:val="19"/>
          <w:szCs w:val="19"/>
          <w:lang w:eastAsia="zh-HK" w:bidi="en-US"/>
        </w:rPr>
        <w:t>outlining the research problem, methodology, AI applications, scholarly basis and limitations.</w:t>
      </w:r>
    </w:p>
    <w:p w:rsidRPr="00212C0C" w:rsidR="374945F1" w:rsidP="374945F1" w:rsidRDefault="374945F1" w14:paraId="57AADA93" w14:textId="2E5A5564">
      <w:pPr>
        <w:pStyle w:val="ListBullet"/>
        <w:spacing w:after="40" w:line="293" w:lineRule="auto"/>
        <w:ind w:left="288"/>
        <w:rPr>
          <w:rFonts w:ascii="SimSun" w:hAnsi="SimSun" w:eastAsia="SimSun" w:cs="SimSun"/>
          <w:lang w:eastAsia="zh-HK"/>
        </w:rPr>
      </w:pPr>
      <w:r w:rsidRPr="41711D24" w:rsidR="41711D24">
        <w:rPr>
          <w:rFonts w:ascii="SimSun" w:hAnsi="SimSun" w:eastAsia="SimSun" w:cs="SimSun"/>
          <w:b w:val="1"/>
          <w:bCs w:val="1"/>
          <w:lang w:eastAsia="zh-HK"/>
        </w:rPr>
        <w:t>修訂版</w:t>
      </w:r>
      <w:r w:rsidRPr="41711D24" w:rsidR="41711D24">
        <w:rPr>
          <w:rFonts w:ascii="SimSun" w:hAnsi="SimSun" w:eastAsia="SimSun" w:cs="SimSun"/>
          <w:b w:val="1"/>
          <w:bCs w:val="1"/>
          <w:lang w:eastAsia="zh-HK"/>
        </w:rPr>
        <w:t xml:space="preserve"> AI </w:t>
      </w:r>
      <w:r w:rsidRPr="41711D24" w:rsidR="41711D24">
        <w:rPr>
          <w:rFonts w:ascii="SimSun" w:hAnsi="SimSun" w:eastAsia="SimSun" w:cs="SimSun"/>
          <w:b w:val="1"/>
          <w:bCs w:val="1"/>
          <w:lang w:eastAsia="zh-HK"/>
        </w:rPr>
        <w:t>使用</w:t>
      </w:r>
      <w:r w:rsidRPr="41711D24" w:rsidR="41711D24">
        <w:rPr>
          <w:rFonts w:ascii="SimSun" w:hAnsi="SimSun" w:eastAsia="SimSun" w:cs="SimSun"/>
          <w:b w:val="1"/>
          <w:bCs w:val="1"/>
          <w:lang w:eastAsia="zh-HK"/>
        </w:rPr>
        <w:t>聲明</w:t>
      </w:r>
      <w:r w:rsidRPr="41711D24" w:rsidR="41711D24">
        <w:rPr>
          <w:rFonts w:ascii="SimSun" w:hAnsi="SimSun" w:eastAsia="SimSun" w:cs="SimSun"/>
          <w:lang w:eastAsia="zh-HK"/>
        </w:rPr>
        <w:t>及</w:t>
      </w:r>
      <w:r w:rsidRPr="41711D24" w:rsidR="41711D24">
        <w:rPr>
          <w:rFonts w:ascii="SimSun" w:hAnsi="SimSun" w:eastAsia="SimSun" w:cs="SimSun"/>
          <w:b w:val="1"/>
          <w:bCs w:val="1"/>
          <w:lang w:eastAsia="zh-HK"/>
        </w:rPr>
        <w:t>資料來源聲明</w:t>
      </w:r>
    </w:p>
    <w:p w:rsidRPr="00212C0C" w:rsidR="374945F1" w:rsidP="00212C0C" w:rsidRDefault="374945F1" w14:paraId="0B1EB38B" w14:textId="0A5AD7F2">
      <w:pPr>
        <w:pStyle w:val="ListBullet"/>
        <w:numPr>
          <w:ilvl w:val="0"/>
          <w:numId w:val="0"/>
        </w:numPr>
        <w:spacing w:after="80" w:line="283" w:lineRule="auto"/>
        <w:ind w:left="792"/>
        <w:rPr>
          <w:rFonts w:ascii="Times New Roman" w:hAnsi="Times New Roman" w:eastAsia="Times New Roman" w:cs="Times New Roman"/>
          <w:b/>
          <w:bCs/>
          <w:i/>
          <w:iCs/>
          <w:color w:val="595959" w:themeColor="text1" w:themeTint="A6"/>
          <w:sz w:val="19"/>
          <w:szCs w:val="19"/>
        </w:rPr>
      </w:pPr>
      <w:r>
        <w:rPr>
          <w:rFonts w:ascii="Times New Roman" w:hAnsi="Times New Roman" w:eastAsia="Times New Roman" w:cs="Times New Roman"/>
          <w:b/>
          <w:bCs/>
          <w:i/>
          <w:iCs/>
          <w:color w:val="595959" w:themeColor="text1" w:themeTint="A6"/>
          <w:sz w:val="19"/>
          <w:szCs w:val="19"/>
        </w:rPr>
        <w:t>Revised AI Use Statement</w:t>
      </w:r>
      <w:r>
        <w:rPr>
          <w:rFonts w:ascii="Times New Roman" w:hAnsi="Times New Roman" w:eastAsia="Times New Roman" w:cs="Times New Roman"/>
          <w:i/>
          <w:iCs/>
          <w:color w:val="595959" w:themeColor="text1" w:themeTint="A6"/>
          <w:sz w:val="19"/>
          <w:szCs w:val="19"/>
        </w:rPr>
        <w:t xml:space="preserve"> and </w:t>
      </w:r>
      <w:r>
        <w:rPr>
          <w:rFonts w:ascii="Times New Roman" w:hAnsi="Times New Roman" w:eastAsia="Times New Roman" w:cs="Times New Roman"/>
          <w:b/>
          <w:bCs/>
          <w:i/>
          <w:iCs/>
          <w:color w:val="595959" w:themeColor="text1" w:themeTint="A6"/>
          <w:sz w:val="19"/>
          <w:szCs w:val="19"/>
        </w:rPr>
        <w:t>Source Declaration</w:t>
      </w:r>
    </w:p>
    <w:p w:rsidRPr="00212C0C" w:rsidR="007F76F1" w:rsidP="374945F1" w:rsidRDefault="374945F1" w14:paraId="73A72838" w14:textId="1D4BD754">
      <w:pPr>
        <w:pStyle w:val="ListBullet"/>
        <w:spacing w:after="40" w:line="293" w:lineRule="auto"/>
        <w:ind w:left="288"/>
        <w:rPr>
          <w:rFonts w:ascii="SimSun" w:hAnsi="SimSun" w:eastAsia="SimSun" w:cs="SimSun"/>
          <w:color w:val="0D0D0D" w:themeColor="text1" w:themeTint="F2"/>
          <w:lang w:val="zh-HK" w:eastAsia="zh-HK" w:bidi="en-US"/>
        </w:rPr>
      </w:pPr>
      <w:r w:rsidRPr="41711D24" w:rsidR="41711D24">
        <w:rPr>
          <w:rFonts w:ascii="SimSun" w:hAnsi="SimSun" w:eastAsia="SimSun" w:cs="SimSun"/>
          <w:b w:val="1"/>
          <w:bCs w:val="1"/>
          <w:color w:val="0D0D0D" w:themeColor="text1" w:themeTint="F2" w:themeShade="FF"/>
          <w:lang w:val="zh-HK" w:eastAsia="zh-HK" w:bidi="en-US"/>
        </w:rPr>
        <w:t>出席決賽：</w:t>
      </w:r>
      <w:r w:rsidRPr="41711D24" w:rsidR="41711D24">
        <w:rPr>
          <w:rFonts w:ascii="SimSun" w:hAnsi="SimSun" w:eastAsia="SimSun" w:cs="SimSun"/>
          <w:color w:val="0D0D0D" w:themeColor="text1" w:themeTint="F2" w:themeShade="FF"/>
          <w:lang w:val="zh-HK" w:eastAsia="zh-HK" w:bidi="en-US"/>
        </w:rPr>
        <w:t>入圍隊伍須出席決賽簡報及現場／線上示範（如適用）。簡報和線上示範可使用英文或中文進行。</w:t>
      </w:r>
    </w:p>
    <w:p w:rsidRPr="00AA1D05" w:rsidR="007F76F1" w:rsidP="374945F1" w:rsidRDefault="374945F1" w14:paraId="6EBEED25" w14:textId="4B89FAC4">
      <w:pPr>
        <w:spacing w:after="80" w:line="283" w:lineRule="auto"/>
        <w:ind w:left="792"/>
        <w:rPr>
          <w:rFonts w:ascii="Times New Roman" w:hAnsi="Times New Roman" w:eastAsia="Times New Roman" w:cs="Times New Roman"/>
          <w:i/>
          <w:iCs/>
          <w:sz w:val="19"/>
          <w:szCs w:val="19"/>
          <w:lang w:eastAsia="zh-HK"/>
        </w:rPr>
      </w:pPr>
      <w:r>
        <w:rPr>
          <w:rFonts w:ascii="Times New Roman" w:hAnsi="Times New Roman" w:eastAsia="Times New Roman" w:cs="Times New Roman"/>
          <w:b/>
          <w:bCs/>
          <w:i/>
          <w:iCs/>
          <w:color w:val="595959" w:themeColor="text1" w:themeTint="A6"/>
          <w:sz w:val="19"/>
          <w:szCs w:val="19"/>
          <w:lang w:eastAsia="zh-HK"/>
        </w:rPr>
        <w:t>Final Attendance:</w:t>
      </w:r>
      <w:r>
        <w:rPr>
          <w:rFonts w:ascii="Times New Roman" w:hAnsi="Times New Roman" w:eastAsia="Times New Roman" w:cs="Times New Roman"/>
          <w:i/>
          <w:iCs/>
          <w:color w:val="595959" w:themeColor="text1" w:themeTint="A6"/>
          <w:sz w:val="19"/>
          <w:szCs w:val="19"/>
          <w:lang w:eastAsia="zh-HK"/>
        </w:rPr>
        <w:t xml:space="preserve"> </w:t>
      </w:r>
      <w:r>
        <w:rPr>
          <w:rFonts w:ascii="Times New Roman" w:hAnsi="Times New Roman" w:eastAsia="Times New Roman" w:cs="Times New Roman"/>
          <w:i/>
          <w:iCs/>
          <w:color w:val="595959" w:themeColor="text1" w:themeTint="A6"/>
          <w:sz w:val="19"/>
          <w:szCs w:val="19"/>
          <w:lang w:val="zh-HK" w:eastAsia="zh-HK" w:bidi="en-US"/>
        </w:rPr>
        <w:t>Sho</w:t>
      </w:r>
      <w:r>
        <w:rPr>
          <w:rFonts w:ascii="Times New Roman" w:hAnsi="Times New Roman" w:eastAsia="Times New Roman" w:cs="Times New Roman"/>
          <w:i/>
          <w:iCs/>
          <w:color w:val="555555"/>
          <w:sz w:val="19"/>
          <w:szCs w:val="19"/>
          <w:lang w:val="zh-HK" w:eastAsia="zh-HK" w:bidi="en-US"/>
        </w:rPr>
        <w:t>rtlisted teams must attend the final presentation session and, where relevant, conduct a live or online demonstration.</w:t>
      </w:r>
      <w:r>
        <w:rPr>
          <w:rFonts w:ascii="Times New Roman" w:hAnsi="Times New Roman" w:eastAsia="Times New Roman" w:cs="Times New Roman"/>
          <w:i/>
          <w:iCs/>
          <w:sz w:val="19"/>
          <w:szCs w:val="19"/>
          <w:lang w:eastAsia="zh-HK"/>
        </w:rPr>
        <w:t xml:space="preserve"> </w:t>
      </w:r>
      <w:r>
        <w:rPr>
          <w:rFonts w:ascii="Times New Roman" w:hAnsi="Times New Roman" w:eastAsia="Times New Roman" w:cs="Times New Roman"/>
          <w:i/>
          <w:iCs/>
          <w:color w:val="595959" w:themeColor="text1" w:themeTint="A6"/>
          <w:sz w:val="19"/>
          <w:szCs w:val="19"/>
          <w:lang w:eastAsia="zh-HK"/>
        </w:rPr>
        <w:t>Presentations and online demonstrations can be conducted in either English or Chinese.</w:t>
      </w:r>
    </w:p>
    <w:p w:rsidRPr="00212C0C" w:rsidR="40D82C9D" w:rsidP="41711D24" w:rsidRDefault="774E18FE" w14:paraId="00368173" w14:textId="7E8FCA2C">
      <w:pPr>
        <w:spacing w:after="40" w:line="300" w:lineRule="auto"/>
        <w:rPr>
          <w:rFonts w:ascii="SimSun" w:hAnsi="SimSun" w:eastAsia="SimSun" w:cs="SimSun"/>
          <w:b w:val="1"/>
          <w:bCs w:val="1"/>
          <w:color w:val="auto" w:themeColor="text1"/>
          <w:lang w:eastAsia="zh-HK"/>
          <w:rPrChange w:author="Guest User" w:date="2026-07-02T01:53:25.147Z" w:id="855557397">
            <w:rPr>
              <w:rFonts w:ascii="SimSun" w:hAnsi="SimSun" w:eastAsia="SimSun" w:cs="SimSun"/>
              <w:b w:val="1"/>
              <w:bCs w:val="1"/>
              <w:color w:val="000000" w:themeColor="text1" w:themeTint="FF" w:themeShade="FF"/>
              <w:lang w:eastAsia="zh-HK"/>
            </w:rPr>
          </w:rPrChange>
        </w:rPr>
      </w:pPr>
      <w:del w:author="Claude" w:date="2026-06-30T00:00:00Z" w16du:dateUtc="2026-06-30T00:00:00Z" w:id="873254973">
        <w:r w:rsidRPr="41711D24" w:rsidDel="41711D24">
          <w:rPr>
            <w:rFonts w:ascii="SimSun" w:hAnsi="SimSun" w:eastAsia="SimSun" w:cs="SimSun"/>
            <w:b w:val="1"/>
            <w:bCs w:val="1"/>
            <w:color w:val="auto"/>
            <w:lang w:eastAsia="zh-HK"/>
            <w:rPrChange w:author="Guest User" w:date="2026-07-02T01:53:25.146Z" w16du:dateUtc="2026-07-02T01:53:25.146Z" w:id="433162727">
              <w:rPr>
                <w:rFonts w:ascii="SimSun" w:hAnsi="SimSun" w:eastAsia="SimSun" w:cs="SimSun"/>
                <w:b w:val="1"/>
                <w:bCs w:val="1"/>
                <w:color w:val="000000" w:themeColor="text1" w:themeTint="FF" w:themeShade="FF"/>
                <w:lang w:eastAsia="zh-HK"/>
              </w:rPr>
            </w:rPrChange>
          </w:rPr>
          <w:delText>（三）兩階段均須提交的文件</w:delText>
        </w:r>
      </w:del>
      <w:ins w:author="Claude" w:date="2026-06-30T00:00:00Z" w16du:dateUtc="2026-06-30T00:00:00Z" w:id="1945315872">
        <w:r w:rsidRPr="41711D24" w:rsidR="41711D24">
          <w:rPr>
            <w:rFonts w:ascii="SimSun" w:hAnsi="SimSun" w:eastAsia="SimSun" w:cs="SimSun"/>
            <w:b w:val="1"/>
            <w:bCs w:val="1"/>
            <w:color w:val="auto"/>
            <w:lang w:eastAsia="zh-HK"/>
            <w:rPrChange w:author="Guest User" w:date="2026-07-02T01:53:25.146Z" w16du:dateUtc="2026-07-02T01:53:25.146Z" w:id="923148371">
              <w:rPr>
                <w:rFonts w:ascii="SimSun" w:hAnsi="SimSun" w:eastAsia="SimSun" w:cs="SimSun"/>
                <w:b w:val="1"/>
                <w:bCs w:val="1"/>
                <w:color w:val="000000" w:themeColor="text1" w:themeTint="FF" w:themeShade="FF"/>
                <w:lang w:eastAsia="zh-HK"/>
              </w:rPr>
            </w:rPrChange>
          </w:rPr>
          <w:t>（四）初賽及決賽兩階段均須提交的文件</w:t>
        </w:r>
      </w:ins>
    </w:p>
    <w:p w:rsidR="374945F1" w:rsidP="00212C0C" w:rsidRDefault="374945F1" w14:paraId="1613B5E8" w14:textId="25370F9C">
      <w:pPr>
        <w:spacing w:after="120" w:line="288" w:lineRule="auto"/>
      </w:pPr>
      <w:del w:author="Claude" w:date="2026-06-30T00:00:00Z" w:id="40">
        <w:r>
          <w:rPr>
            <w:rFonts w:ascii="Times New Roman" w:hAnsi="Times New Roman" w:eastAsia="Times New Roman" w:cs="Times New Roman"/>
            <w:i/>
            <w:iCs/>
            <w:color w:val="595959" w:themeColor="text1" w:themeTint="A6"/>
            <w:sz w:val="19"/>
            <w:szCs w:val="19"/>
            <w:lang w:eastAsia="zh-HK"/>
          </w:rPr>
          <w:delText>Required Documents for Both Submission Stages</w:delText>
        </w:r>
      </w:del>
      <w:ins w:author="Claude" w:date="2026-06-30T00:00:00Z" w:id="41">
        <w:r>
          <w:rPr>
            <w:rFonts w:ascii="Times New Roman" w:hAnsi="Times New Roman" w:eastAsia="Times New Roman" w:cs="Times New Roman"/>
            <w:i/>
            <w:iCs/>
            <w:color w:val="595959" w:themeColor="text1" w:themeTint="A6"/>
            <w:sz w:val="19"/>
            <w:szCs w:val="19"/>
            <w:lang w:eastAsia="zh-HK"/>
          </w:rPr>
          <w:t>Documents Required at Both Submission Stages (First Round and Final)</w:t>
        </w:r>
      </w:ins>
    </w:p>
    <w:p w:rsidR="000A1632" w:rsidRDefault="006305B7" w14:paraId="7D1EB360" w14:textId="77777777">
      <w:pPr>
        <w:pStyle w:val="ListParagraph"/>
        <w:numPr>
          <w:ilvl w:val="0"/>
          <w:numId w:val="32"/>
        </w:numPr>
        <w:spacing w:after="40" w:line="293" w:lineRule="auto"/>
        <w:ind w:left="288"/>
        <w:rPr>
          <w:ins w:author="Claude" w:date="2026-06-30T00:00:00Z" w:id="42"/>
          <w:rFonts w:ascii="SimSun" w:hAnsi="SimSun" w:eastAsia="SimSun" w:cs="SimSun"/>
          <w:lang w:val="zh-HK" w:eastAsia="zh-HK" w:bidi="en-US"/>
        </w:rPr>
      </w:pPr>
      <w:ins w:author="Claude" w:date="2026-06-30T00:00:00Z" w:id="43">
        <w:r>
          <w:rPr>
            <w:rFonts w:ascii="SimSun" w:hAnsi="SimSun" w:eastAsia="SimSun" w:cs="SimSun"/>
            <w:szCs w:val="21"/>
            <w:lang w:val="zh-HK" w:eastAsia="zh-HK" w:bidi="en-US"/>
          </w:rPr>
          <w:t>作品本體／原型（初賽為初步版本，決賽為示範版本）</w:t>
        </w:r>
      </w:ins>
    </w:p>
    <w:p w:rsidR="000A1632" w:rsidRDefault="006305B7" w14:paraId="1DD4679B" w14:textId="77777777">
      <w:pPr>
        <w:spacing w:after="80" w:line="283" w:lineRule="auto"/>
        <w:ind w:left="792"/>
        <w:rPr>
          <w:ins w:author="Claude" w:date="2026-06-30T00:00:00Z" w:id="44"/>
          <w:rFonts w:ascii="Times New Roman" w:hAnsi="Times New Roman" w:cs="Times New Roman"/>
          <w:i/>
          <w:iCs/>
          <w:color w:val="555555"/>
          <w:sz w:val="19"/>
          <w:szCs w:val="19"/>
          <w:lang w:val="zh-HK" w:eastAsia="zh-HK" w:bidi="en-US"/>
        </w:rPr>
      </w:pPr>
      <w:ins w:author="Claude" w:date="2026-06-30T00:00:00Z" w:id="45">
        <w:r>
          <w:rPr>
            <w:rFonts w:ascii="Times New Roman" w:hAnsi="Times New Roman" w:eastAsia="Times New Roman" w:cs="Times New Roman"/>
            <w:i/>
            <w:iCs/>
            <w:color w:val="555555"/>
            <w:sz w:val="19"/>
            <w:szCs w:val="19"/>
            <w:lang w:val="zh-HK" w:eastAsia="zh-HK" w:bidi="en-US"/>
          </w:rPr>
          <w:t>Project deliverable / prototype (a preliminary version at the first round and a demonstrable version at the final)</w:t>
        </w:r>
      </w:ins>
    </w:p>
    <w:p w:rsidRPr="00212C0C" w:rsidR="374945F1" w:rsidP="00212C0C" w:rsidRDefault="374945F1" w14:paraId="6740A056" w14:textId="115FA6F4">
      <w:pPr>
        <w:pStyle w:val="ListParagraph"/>
        <w:numPr>
          <w:ilvl w:val="0"/>
          <w:numId w:val="32"/>
        </w:numPr>
        <w:spacing w:after="40" w:line="293" w:lineRule="auto"/>
        <w:ind w:left="288"/>
        <w:rPr>
          <w:rFonts w:ascii="SimSun" w:hAnsi="SimSun" w:eastAsia="SimSun" w:cs="SimSun"/>
          <w:color w:val="0D0D0D" w:themeColor="text1" w:themeTint="F2"/>
          <w:szCs w:val="21"/>
          <w:lang w:eastAsia="zh-HK"/>
        </w:rPr>
      </w:pPr>
      <w:r>
        <w:rPr>
          <w:rFonts w:hint="eastAsia" w:ascii="SimSun" w:hAnsi="SimSun" w:eastAsia="SimSun" w:cs="SimSun"/>
          <w:color w:val="0D0D0D" w:themeColor="text1" w:themeTint="F2"/>
          <w:szCs w:val="21"/>
          <w:lang w:eastAsia="zh-HK"/>
        </w:rPr>
        <w:t>作品簡報</w:t>
      </w:r>
    </w:p>
    <w:p w:rsidRPr="00212C0C" w:rsidR="374945F1" w:rsidP="00212C0C" w:rsidRDefault="374945F1" w14:paraId="05800E03" w14:textId="0A29F6B7">
      <w:pPr>
        <w:spacing w:after="80" w:line="283" w:lineRule="auto"/>
        <w:ind w:left="792"/>
        <w:rPr>
          <w:rFonts w:ascii="Times New Roman" w:hAnsi="Times New Roman" w:eastAsia="Times New Roman" w:cs="Times New Roman"/>
          <w:i/>
          <w:iCs/>
          <w:color w:val="595959" w:themeColor="text1" w:themeTint="A6"/>
          <w:sz w:val="19"/>
          <w:szCs w:val="19"/>
        </w:rPr>
      </w:pPr>
      <w:r>
        <w:rPr>
          <w:rFonts w:ascii="Times New Roman" w:hAnsi="Times New Roman" w:eastAsia="Times New Roman" w:cs="Times New Roman"/>
          <w:i/>
          <w:iCs/>
          <w:color w:val="595959" w:themeColor="text1" w:themeTint="A6"/>
          <w:sz w:val="19"/>
          <w:szCs w:val="19"/>
        </w:rPr>
        <w:t>Project presentation slide deck</w:t>
      </w:r>
    </w:p>
    <w:p w:rsidRPr="00212C0C" w:rsidR="374945F1" w:rsidP="00212C0C" w:rsidRDefault="374945F1" w14:paraId="61FEDD7E" w14:textId="17EF734F">
      <w:pPr>
        <w:pStyle w:val="ListParagraph"/>
        <w:numPr>
          <w:ilvl w:val="0"/>
          <w:numId w:val="32"/>
        </w:numPr>
        <w:spacing w:after="40" w:line="293" w:lineRule="auto"/>
        <w:ind w:left="288"/>
        <w:rPr>
          <w:rFonts w:ascii="SimSun" w:hAnsi="SimSun" w:eastAsia="SimSun" w:cs="SimSun"/>
          <w:i/>
          <w:iCs/>
          <w:color w:val="0D0D0D" w:themeColor="text1" w:themeTint="F2"/>
          <w:sz w:val="19"/>
          <w:szCs w:val="19"/>
          <w:lang w:eastAsia="zh-HK"/>
        </w:rPr>
      </w:pPr>
      <w:r>
        <w:rPr>
          <w:rFonts w:ascii="Times New Roman" w:hAnsi="Times New Roman" w:cs="Times New Roman"/>
          <w:color w:val="0D0D0D" w:themeColor="text1" w:themeTint="F2"/>
          <w:lang w:val="zh-HK" w:eastAsia="zh-HK" w:bidi="en-US"/>
        </w:rPr>
        <w:t xml:space="preserve">AI </w:t>
      </w:r>
      <w:r>
        <w:rPr>
          <w:rFonts w:ascii="SimSun" w:hAnsi="SimSun" w:eastAsia="SimSun" w:cs="SimSun"/>
          <w:color w:val="0D0D0D" w:themeColor="text1" w:themeTint="F2"/>
          <w:lang w:val="zh-HK" w:eastAsia="zh-HK" w:bidi="en-US"/>
        </w:rPr>
        <w:t>使用聲明</w:t>
      </w:r>
    </w:p>
    <w:p w:rsidR="374945F1" w:rsidP="00212C0C" w:rsidRDefault="374945F1" w14:paraId="617E76AA" w14:textId="4C29946F">
      <w:pPr>
        <w:pStyle w:val="ListParagraph"/>
        <w:spacing w:after="80" w:line="283" w:lineRule="auto"/>
        <w:ind w:left="792"/>
      </w:pPr>
      <w:r>
        <w:rPr>
          <w:rFonts w:ascii="Times New Roman" w:hAnsi="Times New Roman" w:cs="Times New Roman"/>
          <w:i/>
          <w:iCs/>
          <w:color w:val="555555"/>
          <w:sz w:val="19"/>
          <w:szCs w:val="19"/>
          <w:lang w:val="zh-HK" w:eastAsia="zh-HK" w:bidi="en-US"/>
        </w:rPr>
        <w:t>AI use statement</w:t>
      </w:r>
    </w:p>
    <w:p w:rsidRPr="00212C0C" w:rsidR="374945F1" w:rsidP="00212C0C" w:rsidRDefault="374945F1" w14:paraId="2438B0B0" w14:textId="70FE38A7">
      <w:pPr>
        <w:pStyle w:val="ListParagraph"/>
        <w:numPr>
          <w:ilvl w:val="0"/>
          <w:numId w:val="1"/>
        </w:numPr>
        <w:spacing w:after="40" w:line="293" w:lineRule="auto"/>
        <w:ind w:left="288"/>
        <w:rPr>
          <w:rFonts w:ascii="SimSun" w:hAnsi="SimSun" w:eastAsia="SimSun" w:cs="SimSun"/>
          <w:i/>
          <w:iCs/>
          <w:color w:val="0D0D0D" w:themeColor="text1" w:themeTint="F2"/>
          <w:sz w:val="19"/>
          <w:szCs w:val="19"/>
          <w:lang w:eastAsia="zh-HK"/>
        </w:rPr>
      </w:pPr>
      <w:r>
        <w:rPr>
          <w:rFonts w:ascii="SimSun" w:hAnsi="SimSun" w:eastAsia="SimSun" w:cs="SimSun"/>
          <w:color w:val="0D0D0D" w:themeColor="text1" w:themeTint="F2"/>
          <w:lang w:val="zh-HK" w:eastAsia="zh-HK" w:bidi="en-US"/>
        </w:rPr>
        <w:t>資料來源聲明</w:t>
      </w:r>
    </w:p>
    <w:p w:rsidR="374945F1" w:rsidP="00212C0C" w:rsidRDefault="374945F1" w14:paraId="1EF4E596" w14:textId="4413CEB3">
      <w:pPr>
        <w:pStyle w:val="ListParagraph"/>
        <w:spacing w:after="80" w:line="283" w:lineRule="auto"/>
        <w:ind w:left="792"/>
        <w:rPr>
          <w:rFonts w:ascii="Times New Roman" w:hAnsi="Times New Roman" w:eastAsia="Times New Roman" w:cs="Times New Roman"/>
          <w:i/>
          <w:iCs/>
          <w:color w:val="595959" w:themeColor="text1" w:themeTint="A6"/>
          <w:sz w:val="19"/>
          <w:szCs w:val="19"/>
          <w:lang w:eastAsia="zh-HK"/>
        </w:rPr>
      </w:pPr>
      <w:r>
        <w:rPr>
          <w:rFonts w:ascii="Times New Roman" w:hAnsi="Times New Roman" w:eastAsia="Times New Roman" w:cs="Times New Roman"/>
          <w:i/>
          <w:iCs/>
          <w:color w:val="595959" w:themeColor="text1" w:themeTint="A6"/>
          <w:sz w:val="19"/>
          <w:szCs w:val="19"/>
          <w:lang w:eastAsia="zh-HK"/>
        </w:rPr>
        <w:t>Source Declaration</w:t>
      </w:r>
    </w:p>
    <w:p w:rsidRPr="00AA1D05" w:rsidR="007F76F1" w:rsidRDefault="00245A90" w14:paraId="2D9C8793" w14:textId="2AE57C5E">
      <w:pPr>
        <w:spacing w:before="240" w:after="80" w:line="264" w:lineRule="auto"/>
        <w:rPr>
          <w:rFonts w:ascii="Times New Roman" w:hAnsi="Times New Roman" w:cs="Times New Roman"/>
          <w:lang w:eastAsia="zh-TW"/>
        </w:rPr>
      </w:pPr>
      <w:r>
        <w:rPr>
          <w:rFonts w:ascii="SimSun" w:hAnsi="SimSun" w:eastAsia="SimSun" w:cs="SimSun"/>
          <w:b/>
          <w:bCs/>
          <w:color w:val="8A1C1C"/>
          <w:sz w:val="28"/>
          <w:szCs w:val="28"/>
          <w:lang w:val="zh-HK" w:eastAsia="zh-HK" w:bidi="en-US"/>
        </w:rPr>
        <w:t>六、評審準則</w:t>
      </w:r>
      <w:r>
        <w:rPr>
          <w:rFonts w:ascii="Times New Roman" w:hAnsi="Times New Roman" w:cs="Times New Roman"/>
          <w:b/>
          <w:bCs/>
          <w:color w:val="8A1C1C"/>
          <w:sz w:val="28"/>
          <w:szCs w:val="28"/>
          <w:lang w:val="zh-HK" w:eastAsia="zh-HK" w:bidi="en-US"/>
        </w:rPr>
        <w:t xml:space="preserve"> / 6. Judging Criteria</w:t>
      </w:r>
    </w:p>
    <w:p w:rsidRPr="00AA1D05" w:rsidR="007F76F1" w:rsidP="586FF6A1" w:rsidRDefault="586FF6A1" w14:paraId="6909D1DD" w14:textId="0E4D5755">
      <w:pPr>
        <w:spacing w:after="40" w:line="300" w:lineRule="auto"/>
        <w:rPr>
          <w:rFonts w:ascii="Times New Roman" w:hAnsi="Times New Roman" w:cs="Times New Roman"/>
          <w:lang w:eastAsia="zh-TW"/>
        </w:rPr>
      </w:pPr>
      <w:r>
        <w:rPr>
          <w:rFonts w:ascii="SimSun" w:hAnsi="SimSun" w:eastAsia="SimSun" w:cs="SimSun"/>
          <w:color w:val="222222"/>
          <w:lang w:val="zh-HK" w:eastAsia="zh-HK" w:bidi="en-US"/>
        </w:rPr>
        <w:t>本比賽從問題關聯、創新、技術、學術嚴謹、社會價值及表達能力</w:t>
      </w:r>
      <w:r>
        <w:rPr>
          <w:rFonts w:hint="eastAsia" w:ascii="SimSun" w:hAnsi="SimSun" w:eastAsia="SimSun" w:cs="SimSun"/>
          <w:color w:val="222222"/>
          <w:lang w:val="zh-HK" w:eastAsia="zh-HK" w:bidi="en-US"/>
        </w:rPr>
        <w:t>六</w:t>
      </w:r>
      <w:r>
        <w:rPr>
          <w:rFonts w:ascii="SimSun" w:hAnsi="SimSun" w:eastAsia="SimSun" w:cs="SimSun"/>
          <w:color w:val="222222"/>
          <w:lang w:val="zh-HK" w:eastAsia="zh-HK" w:bidi="en-US"/>
        </w:rPr>
        <w:t>方面進行評審。</w:t>
      </w:r>
    </w:p>
    <w:p w:rsidRPr="00AA1D05" w:rsidR="007F76F1" w:rsidRDefault="00245A90" w14:paraId="38C505B8" w14:textId="481C1159">
      <w:pPr>
        <w:spacing w:after="120" w:line="288" w:lineRule="auto"/>
        <w:rPr>
          <w:rFonts w:ascii="Times New Roman" w:hAnsi="Times New Roman" w:cs="Times New Roman"/>
        </w:rPr>
      </w:pPr>
      <w:r>
        <w:rPr>
          <w:rFonts w:ascii="Times New Roman" w:hAnsi="Times New Roman" w:cs="Times New Roman"/>
          <w:i/>
          <w:color w:val="555555"/>
          <w:sz w:val="19"/>
          <w:lang w:val="zh-HK" w:eastAsia="zh-HK" w:bidi="en-US"/>
        </w:rPr>
        <w:t>Entries are assessed on six dimensions: (1) problem definition and relevance to classics/humanities; (2) feasibility and technical realisation; (3) innovation and creativity; (4) scholarly quality and research rigour; (5) social impact, sustainability and responsible AI; and (6) presentation skills. The criteria adapt the digital-humanities evaluation framework proposed in the project, informed by practice in AI-in-education and digital-humanities competitions.</w:t>
      </w:r>
    </w:p>
    <w:tbl>
      <w:tblPr>
        <w:tblStyle w:val="TableGrid"/>
        <w:tblW w:w="10080" w:type="dxa"/>
        <w:jc w:val="center"/>
        <w:tblBorders>
          <w:top w:val="single" w:color="D8D8D8" w:sz="6" w:space="0"/>
          <w:left w:val="single" w:color="D8D8D8" w:sz="6" w:space="0"/>
          <w:bottom w:val="single" w:color="D8D8D8" w:sz="6" w:space="0"/>
          <w:right w:val="single" w:color="D8D8D8" w:sz="6" w:space="0"/>
          <w:insideH w:val="single" w:color="D8D8D8" w:sz="6" w:space="0"/>
          <w:insideV w:val="single" w:color="D8D8D8" w:sz="6" w:space="0"/>
        </w:tblBorders>
        <w:tblLayout w:type="fixed"/>
        <w:tblLook w:val="04A0" w:firstRow="1" w:lastRow="0" w:firstColumn="1" w:lastColumn="0" w:noHBand="0" w:noVBand="1"/>
      </w:tblPr>
      <w:tblGrid>
        <w:gridCol w:w="4032"/>
        <w:gridCol w:w="1140"/>
        <w:gridCol w:w="4908"/>
      </w:tblGrid>
      <w:tr w:rsidRPr="00AA1D05" w:rsidR="007F76F1" w:rsidTr="00212C0C" w14:paraId="5F19EB8F" w14:textId="77777777">
        <w:trPr>
          <w:trHeight w:val="300"/>
          <w:tblHeader/>
          <w:jc w:val="center"/>
        </w:trPr>
        <w:tc>
          <w:tcPr>
            <w:tcW w:w="4032" w:type="dxa"/>
            <w:shd w:val="clear" w:color="auto" w:fill="8A1C1C"/>
            <w:tcMar>
              <w:top w:w="80" w:type="dxa"/>
              <w:left w:w="100" w:type="dxa"/>
              <w:bottom w:w="80" w:type="dxa"/>
              <w:right w:w="100" w:type="dxa"/>
            </w:tcMar>
            <w:vAlign w:val="center"/>
          </w:tcPr>
          <w:p w:rsidRPr="00AA1D05" w:rsidR="007F76F1" w:rsidRDefault="00245A90" w14:paraId="3912FD6E" w14:textId="77777777">
            <w:pPr>
              <w:spacing w:line="276" w:lineRule="auto"/>
              <w:jc w:val="center"/>
              <w:rPr>
                <w:rFonts w:ascii="Times New Roman" w:hAnsi="Times New Roman" w:cs="Times New Roman"/>
              </w:rPr>
            </w:pPr>
            <w:r>
              <w:rPr>
                <w:rFonts w:hint="eastAsia" w:ascii="SimSun" w:hAnsi="SimSun" w:eastAsia="SimSun" w:cs="SimSun"/>
                <w:b/>
                <w:color w:val="FFFFFF"/>
                <w:sz w:val="19"/>
                <w:lang w:val="zh-HK" w:eastAsia="zh-HK" w:bidi="en-US"/>
              </w:rPr>
              <w:t>評審項目</w:t>
            </w:r>
            <w:r>
              <w:rPr>
                <w:rFonts w:ascii="Times New Roman" w:hAnsi="Times New Roman" w:cs="Times New Roman"/>
                <w:b/>
                <w:color w:val="FFFFFF"/>
                <w:sz w:val="19"/>
                <w:lang w:val="zh-HK" w:eastAsia="zh-HK" w:bidi="en-US"/>
              </w:rPr>
              <w:t xml:space="preserve"> / Criterion</w:t>
            </w:r>
          </w:p>
        </w:tc>
        <w:tc>
          <w:tcPr>
            <w:tcW w:w="1140" w:type="dxa"/>
            <w:shd w:val="clear" w:color="auto" w:fill="8A1C1C"/>
            <w:tcMar>
              <w:top w:w="80" w:type="dxa"/>
              <w:left w:w="100" w:type="dxa"/>
              <w:bottom w:w="80" w:type="dxa"/>
              <w:right w:w="100" w:type="dxa"/>
            </w:tcMar>
            <w:vAlign w:val="center"/>
          </w:tcPr>
          <w:p w:rsidRPr="00AA1D05" w:rsidR="007F76F1" w:rsidRDefault="00245A90" w14:paraId="28913356" w14:textId="77777777">
            <w:pPr>
              <w:spacing w:line="276" w:lineRule="auto"/>
              <w:jc w:val="center"/>
              <w:rPr>
                <w:rFonts w:ascii="Times New Roman" w:hAnsi="Times New Roman" w:cs="Times New Roman"/>
              </w:rPr>
            </w:pPr>
            <w:r>
              <w:rPr>
                <w:rFonts w:hint="eastAsia" w:ascii="SimSun" w:hAnsi="SimSun" w:eastAsia="SimSun" w:cs="SimSun"/>
                <w:b/>
                <w:color w:val="FFFFFF"/>
                <w:sz w:val="19"/>
                <w:lang w:val="zh-HK" w:eastAsia="zh-HK" w:bidi="en-US"/>
              </w:rPr>
              <w:t>比重</w:t>
            </w:r>
            <w:r>
              <w:rPr>
                <w:rFonts w:ascii="Times New Roman" w:hAnsi="Times New Roman" w:cs="Times New Roman"/>
                <w:b/>
                <w:color w:val="FFFFFF"/>
                <w:sz w:val="19"/>
                <w:lang w:val="zh-HK" w:eastAsia="zh-HK" w:bidi="en-US"/>
              </w:rPr>
              <w:t xml:space="preserve"> / Weight</w:t>
            </w:r>
          </w:p>
        </w:tc>
        <w:tc>
          <w:tcPr>
            <w:tcW w:w="4908" w:type="dxa"/>
            <w:shd w:val="clear" w:color="auto" w:fill="8A1C1C"/>
            <w:tcMar>
              <w:top w:w="80" w:type="dxa"/>
              <w:left w:w="100" w:type="dxa"/>
              <w:bottom w:w="80" w:type="dxa"/>
              <w:right w:w="100" w:type="dxa"/>
            </w:tcMar>
            <w:vAlign w:val="center"/>
          </w:tcPr>
          <w:p w:rsidRPr="00AA1D05" w:rsidR="007F76F1" w:rsidRDefault="00245A90" w14:paraId="656B43EE" w14:textId="77777777">
            <w:pPr>
              <w:spacing w:line="276" w:lineRule="auto"/>
              <w:jc w:val="center"/>
              <w:rPr>
                <w:rFonts w:ascii="Times New Roman" w:hAnsi="Times New Roman" w:cs="Times New Roman"/>
              </w:rPr>
            </w:pPr>
            <w:r>
              <w:rPr>
                <w:rFonts w:hint="eastAsia" w:ascii="SimSun" w:hAnsi="SimSun" w:eastAsia="SimSun" w:cs="SimSun"/>
                <w:b/>
                <w:color w:val="FFFFFF"/>
                <w:sz w:val="19"/>
                <w:lang w:val="zh-HK" w:eastAsia="zh-HK" w:bidi="en-US"/>
              </w:rPr>
              <w:t>說明</w:t>
            </w:r>
            <w:r>
              <w:rPr>
                <w:rFonts w:ascii="Times New Roman" w:hAnsi="Times New Roman" w:cs="Times New Roman"/>
                <w:b/>
                <w:color w:val="FFFFFF"/>
                <w:sz w:val="19"/>
                <w:lang w:val="zh-HK" w:eastAsia="zh-HK" w:bidi="en-US"/>
              </w:rPr>
              <w:t xml:space="preserve"> / Description</w:t>
            </w:r>
          </w:p>
        </w:tc>
      </w:tr>
      <w:tr w:rsidRPr="00AA1D05" w:rsidR="007F76F1" w:rsidTr="00212C0C" w14:paraId="1222EE23" w14:textId="77777777">
        <w:trPr>
          <w:trHeight w:val="300"/>
          <w:jc w:val="center"/>
        </w:trPr>
        <w:tc>
          <w:tcPr>
            <w:tcW w:w="4032" w:type="dxa"/>
            <w:tcMar>
              <w:top w:w="80" w:type="dxa"/>
              <w:left w:w="100" w:type="dxa"/>
              <w:bottom w:w="80" w:type="dxa"/>
              <w:right w:w="100" w:type="dxa"/>
            </w:tcMar>
            <w:vAlign w:val="center"/>
          </w:tcPr>
          <w:p w:rsidRPr="00AA1D05" w:rsidR="007F76F1" w:rsidRDefault="00245A90" w14:paraId="006EAE96" w14:textId="77777777">
            <w:pPr>
              <w:spacing w:line="276" w:lineRule="auto"/>
              <w:rPr>
                <w:rFonts w:ascii="Times New Roman" w:hAnsi="Times New Roman" w:cs="Times New Roman"/>
              </w:rPr>
            </w:pPr>
            <w:r>
              <w:rPr>
                <w:rFonts w:hint="eastAsia" w:ascii="SimSun" w:hAnsi="SimSun" w:eastAsia="SimSun" w:cs="SimSun"/>
                <w:color w:val="222222"/>
                <w:sz w:val="18"/>
                <w:lang w:val="zh-HK" w:eastAsia="zh-HK" w:bidi="en-US"/>
              </w:rPr>
              <w:t>問題界定與</w:t>
            </w:r>
            <w:r>
              <w:rPr>
                <w:rFonts w:ascii="Times New Roman" w:hAnsi="Times New Roman" w:cs="Times New Roman"/>
                <w:color w:val="222222"/>
                <w:sz w:val="18"/>
                <w:lang w:val="zh-HK" w:eastAsia="zh-HK" w:bidi="en-US"/>
              </w:rPr>
              <w:t xml:space="preserve"> Classics / Humanities </w:t>
            </w:r>
            <w:r>
              <w:rPr>
                <w:rFonts w:hint="eastAsia" w:ascii="SimSun" w:hAnsi="SimSun" w:eastAsia="SimSun" w:cs="SimSun"/>
                <w:color w:val="222222"/>
                <w:sz w:val="18"/>
                <w:lang w:val="zh-HK" w:eastAsia="zh-HK" w:bidi="en-US"/>
              </w:rPr>
              <w:t>關聯</w:t>
            </w:r>
            <w:r>
              <w:rPr>
                <w:rFonts w:ascii="Times New Roman" w:hAnsi="Times New Roman" w:cs="Times New Roman"/>
                <w:color w:val="222222"/>
                <w:sz w:val="18"/>
                <w:lang w:val="zh-HK" w:eastAsia="zh-HK" w:bidi="en-US"/>
              </w:rPr>
              <w:br/>
            </w:r>
            <w:r>
              <w:rPr>
                <w:rFonts w:ascii="Times New Roman" w:hAnsi="Times New Roman" w:cs="Times New Roman"/>
                <w:color w:val="222222"/>
                <w:sz w:val="18"/>
                <w:lang w:val="zh-HK" w:eastAsia="zh-HK" w:bidi="en-US"/>
              </w:rPr>
              <w:t>Problem Definition and Relevance to Classics / Humanities</w:t>
            </w:r>
          </w:p>
        </w:tc>
        <w:tc>
          <w:tcPr>
            <w:tcW w:w="1140" w:type="dxa"/>
            <w:tcMar>
              <w:top w:w="80" w:type="dxa"/>
              <w:left w:w="100" w:type="dxa"/>
              <w:bottom w:w="80" w:type="dxa"/>
              <w:right w:w="100" w:type="dxa"/>
            </w:tcMar>
            <w:vAlign w:val="center"/>
          </w:tcPr>
          <w:p w:rsidRPr="00AA1D05" w:rsidR="007F76F1" w:rsidRDefault="00245A90" w14:paraId="312C579B" w14:textId="77777777">
            <w:pPr>
              <w:spacing w:line="276" w:lineRule="auto"/>
              <w:jc w:val="center"/>
              <w:rPr>
                <w:rFonts w:ascii="Times New Roman" w:hAnsi="Times New Roman" w:cs="Times New Roman"/>
              </w:rPr>
            </w:pPr>
            <w:r>
              <w:rPr>
                <w:rFonts w:ascii="Times New Roman" w:hAnsi="Times New Roman" w:cs="Times New Roman"/>
                <w:color w:val="222222"/>
                <w:sz w:val="18"/>
                <w:lang w:val="zh-HK" w:eastAsia="zh-HK" w:bidi="en-US"/>
              </w:rPr>
              <w:t>20%</w:t>
            </w:r>
          </w:p>
        </w:tc>
        <w:tc>
          <w:tcPr>
            <w:tcW w:w="4908" w:type="dxa"/>
            <w:tcMar>
              <w:top w:w="80" w:type="dxa"/>
              <w:left w:w="100" w:type="dxa"/>
              <w:bottom w:w="80" w:type="dxa"/>
              <w:right w:w="100" w:type="dxa"/>
            </w:tcMar>
            <w:vAlign w:val="center"/>
          </w:tcPr>
          <w:p w:rsidRPr="00AA1D05" w:rsidR="007F76F1" w:rsidRDefault="00245A90" w14:paraId="0D29A81C" w14:textId="77777777">
            <w:pPr>
              <w:spacing w:line="276" w:lineRule="auto"/>
              <w:rPr>
                <w:rFonts w:ascii="Times New Roman" w:hAnsi="Times New Roman" w:cs="Times New Roman"/>
              </w:rPr>
            </w:pPr>
            <w:r>
              <w:rPr>
                <w:rFonts w:hint="eastAsia" w:ascii="SimSun" w:hAnsi="SimSun" w:eastAsia="SimSun" w:cs="SimSun"/>
                <w:color w:val="222222"/>
                <w:sz w:val="18"/>
                <w:lang w:val="zh-HK" w:eastAsia="zh-HK" w:bidi="en-US"/>
              </w:rPr>
              <w:t>是否清楚指出經典文本、古典文化或古代歷史／語言問題，並說明教育或研究上的實際需要。</w:t>
            </w:r>
            <w:r>
              <w:rPr>
                <w:rFonts w:ascii="Times New Roman" w:hAnsi="Times New Roman" w:cs="Times New Roman"/>
                <w:color w:val="222222"/>
                <w:sz w:val="18"/>
                <w:lang w:val="zh-HK" w:eastAsia="zh-HK" w:bidi="en-US"/>
              </w:rPr>
              <w:br/>
            </w:r>
            <w:r>
              <w:rPr>
                <w:rFonts w:ascii="Times New Roman" w:hAnsi="Times New Roman" w:cs="Times New Roman"/>
                <w:color w:val="222222"/>
                <w:sz w:val="18"/>
                <w:lang w:val="zh-HK" w:eastAsia="zh-HK" w:bidi="en-US"/>
              </w:rPr>
              <w:t>Whether the project clearly identifies a problem in classical texts, classical cultures, or premodern history/language, and explains its genuine educational or research relevance.</w:t>
            </w:r>
          </w:p>
        </w:tc>
      </w:tr>
      <w:tr w:rsidRPr="00AA1D05" w:rsidR="007F76F1" w:rsidTr="00212C0C" w14:paraId="3F4A252F" w14:textId="77777777">
        <w:trPr>
          <w:trHeight w:val="300"/>
          <w:jc w:val="center"/>
        </w:trPr>
        <w:tc>
          <w:tcPr>
            <w:tcW w:w="4032" w:type="dxa"/>
            <w:tcMar>
              <w:top w:w="80" w:type="dxa"/>
              <w:left w:w="100" w:type="dxa"/>
              <w:bottom w:w="80" w:type="dxa"/>
              <w:right w:w="100" w:type="dxa"/>
            </w:tcMar>
            <w:vAlign w:val="center"/>
          </w:tcPr>
          <w:p w:rsidRPr="00AA1D05" w:rsidR="007F76F1" w:rsidRDefault="00245A90" w14:paraId="61167A22" w14:textId="77777777">
            <w:pPr>
              <w:spacing w:line="276" w:lineRule="auto"/>
              <w:rPr>
                <w:rFonts w:ascii="Times New Roman" w:hAnsi="Times New Roman" w:cs="Times New Roman"/>
              </w:rPr>
            </w:pPr>
            <w:r>
              <w:rPr>
                <w:rFonts w:hint="eastAsia" w:ascii="SimSun" w:hAnsi="SimSun" w:eastAsia="SimSun" w:cs="SimSun"/>
                <w:color w:val="222222"/>
                <w:sz w:val="18"/>
                <w:lang w:val="zh-HK" w:eastAsia="zh-HK" w:bidi="en-US"/>
              </w:rPr>
              <w:t>可行性與功能性／技術實踐</w:t>
            </w:r>
            <w:r>
              <w:rPr>
                <w:rFonts w:ascii="Times New Roman" w:hAnsi="Times New Roman" w:cs="Times New Roman"/>
                <w:color w:val="222222"/>
                <w:sz w:val="18"/>
                <w:lang w:val="zh-HK" w:eastAsia="zh-HK" w:bidi="en-US"/>
              </w:rPr>
              <w:br/>
            </w:r>
            <w:r>
              <w:rPr>
                <w:rFonts w:ascii="Times New Roman" w:hAnsi="Times New Roman" w:cs="Times New Roman"/>
                <w:color w:val="222222"/>
                <w:sz w:val="18"/>
                <w:lang w:val="zh-HK" w:eastAsia="zh-HK" w:bidi="en-US"/>
              </w:rPr>
              <w:t>Feasibility, Functionality and Technical Realisation</w:t>
            </w:r>
          </w:p>
        </w:tc>
        <w:tc>
          <w:tcPr>
            <w:tcW w:w="1140" w:type="dxa"/>
            <w:tcMar>
              <w:top w:w="80" w:type="dxa"/>
              <w:left w:w="100" w:type="dxa"/>
              <w:bottom w:w="80" w:type="dxa"/>
              <w:right w:w="100" w:type="dxa"/>
            </w:tcMar>
            <w:vAlign w:val="center"/>
          </w:tcPr>
          <w:p w:rsidRPr="00AA1D05" w:rsidR="007F76F1" w:rsidRDefault="00245A90" w14:paraId="36586280" w14:textId="77777777">
            <w:pPr>
              <w:spacing w:line="276" w:lineRule="auto"/>
              <w:jc w:val="center"/>
              <w:rPr>
                <w:rFonts w:ascii="Times New Roman" w:hAnsi="Times New Roman" w:cs="Times New Roman"/>
              </w:rPr>
            </w:pPr>
            <w:r>
              <w:rPr>
                <w:rFonts w:ascii="Times New Roman" w:hAnsi="Times New Roman" w:cs="Times New Roman"/>
                <w:color w:val="222222"/>
                <w:sz w:val="18"/>
                <w:lang w:val="zh-HK" w:eastAsia="zh-HK" w:bidi="en-US"/>
              </w:rPr>
              <w:t>20%</w:t>
            </w:r>
          </w:p>
        </w:tc>
        <w:tc>
          <w:tcPr>
            <w:tcW w:w="4908" w:type="dxa"/>
            <w:tcMar>
              <w:top w:w="80" w:type="dxa"/>
              <w:left w:w="100" w:type="dxa"/>
              <w:bottom w:w="80" w:type="dxa"/>
              <w:right w:w="100" w:type="dxa"/>
            </w:tcMar>
            <w:vAlign w:val="center"/>
          </w:tcPr>
          <w:p w:rsidRPr="00AA1D05" w:rsidR="007F76F1" w:rsidRDefault="00245A90" w14:paraId="77C7991F" w14:textId="77777777">
            <w:pPr>
              <w:spacing w:line="276" w:lineRule="auto"/>
              <w:rPr>
                <w:rFonts w:ascii="Times New Roman" w:hAnsi="Times New Roman" w:cs="Times New Roman"/>
              </w:rPr>
            </w:pPr>
            <w:r>
              <w:rPr>
                <w:rFonts w:hint="eastAsia" w:ascii="SimSun" w:hAnsi="SimSun" w:eastAsia="SimSun" w:cs="SimSun"/>
                <w:color w:val="222222"/>
                <w:sz w:val="18"/>
                <w:lang w:val="zh-HK" w:eastAsia="zh-HK" w:bidi="en-US"/>
              </w:rPr>
              <w:t>作品是否具可操作性、技術設計是否合理；如屬工具原型，是否能有效展示其功能。</w:t>
            </w:r>
            <w:r>
              <w:rPr>
                <w:rFonts w:ascii="Times New Roman" w:hAnsi="Times New Roman" w:cs="Times New Roman"/>
                <w:color w:val="222222"/>
                <w:sz w:val="18"/>
                <w:lang w:val="zh-HK" w:eastAsia="zh-HK" w:bidi="en-US"/>
              </w:rPr>
              <w:br/>
            </w:r>
            <w:r>
              <w:rPr>
                <w:rFonts w:ascii="Times New Roman" w:hAnsi="Times New Roman" w:cs="Times New Roman"/>
                <w:color w:val="222222"/>
                <w:sz w:val="18"/>
                <w:lang w:val="zh-HK" w:eastAsia="zh-HK" w:bidi="en-US"/>
              </w:rPr>
              <w:t>Whether the work is workable and technically sound; for tool-based prototypes, whether core functions are demonstrated effectively.</w:t>
            </w:r>
          </w:p>
        </w:tc>
      </w:tr>
      <w:tr w:rsidRPr="00AA1D05" w:rsidR="007F76F1" w:rsidTr="00212C0C" w14:paraId="04B14E56" w14:textId="77777777">
        <w:trPr>
          <w:trHeight w:val="300"/>
          <w:jc w:val="center"/>
        </w:trPr>
        <w:tc>
          <w:tcPr>
            <w:tcW w:w="4032" w:type="dxa"/>
            <w:tcMar>
              <w:top w:w="80" w:type="dxa"/>
              <w:left w:w="100" w:type="dxa"/>
              <w:bottom w:w="80" w:type="dxa"/>
              <w:right w:w="100" w:type="dxa"/>
            </w:tcMar>
            <w:vAlign w:val="center"/>
          </w:tcPr>
          <w:p w:rsidRPr="00AA1D05" w:rsidR="007F76F1" w:rsidRDefault="00245A90" w14:paraId="1A815DB5" w14:textId="77777777">
            <w:pPr>
              <w:spacing w:line="276" w:lineRule="auto"/>
              <w:rPr>
                <w:rFonts w:ascii="Times New Roman" w:hAnsi="Times New Roman" w:cs="Times New Roman"/>
              </w:rPr>
            </w:pPr>
            <w:r>
              <w:rPr>
                <w:rFonts w:hint="eastAsia" w:ascii="SimSun" w:hAnsi="SimSun" w:eastAsia="SimSun" w:cs="SimSun"/>
                <w:color w:val="222222"/>
                <w:sz w:val="18"/>
                <w:lang w:val="zh-HK" w:eastAsia="zh-HK" w:bidi="en-US"/>
              </w:rPr>
              <w:t>創新與創意</w:t>
            </w:r>
            <w:r>
              <w:rPr>
                <w:rFonts w:ascii="Times New Roman" w:hAnsi="Times New Roman" w:cs="Times New Roman"/>
                <w:color w:val="222222"/>
                <w:sz w:val="18"/>
                <w:lang w:val="zh-HK" w:eastAsia="zh-HK" w:bidi="en-US"/>
              </w:rPr>
              <w:br/>
            </w:r>
            <w:r>
              <w:rPr>
                <w:rFonts w:ascii="Times New Roman" w:hAnsi="Times New Roman" w:cs="Times New Roman"/>
                <w:color w:val="222222"/>
                <w:sz w:val="18"/>
                <w:lang w:val="zh-HK" w:eastAsia="zh-HK" w:bidi="en-US"/>
              </w:rPr>
              <w:t>Innovation and Creativity</w:t>
            </w:r>
          </w:p>
        </w:tc>
        <w:tc>
          <w:tcPr>
            <w:tcW w:w="1140" w:type="dxa"/>
            <w:tcMar>
              <w:top w:w="80" w:type="dxa"/>
              <w:left w:w="100" w:type="dxa"/>
              <w:bottom w:w="80" w:type="dxa"/>
              <w:right w:w="100" w:type="dxa"/>
            </w:tcMar>
            <w:vAlign w:val="center"/>
          </w:tcPr>
          <w:p w:rsidRPr="00AA1D05" w:rsidR="007F76F1" w:rsidRDefault="00245A90" w14:paraId="6FF4B63A" w14:textId="77777777">
            <w:pPr>
              <w:spacing w:line="276" w:lineRule="auto"/>
              <w:jc w:val="center"/>
              <w:rPr>
                <w:rFonts w:ascii="Times New Roman" w:hAnsi="Times New Roman" w:cs="Times New Roman"/>
              </w:rPr>
            </w:pPr>
            <w:r>
              <w:rPr>
                <w:rFonts w:ascii="Times New Roman" w:hAnsi="Times New Roman" w:cs="Times New Roman"/>
                <w:color w:val="222222"/>
                <w:sz w:val="18"/>
                <w:lang w:val="zh-HK" w:eastAsia="zh-HK" w:bidi="en-US"/>
              </w:rPr>
              <w:t>20%</w:t>
            </w:r>
          </w:p>
        </w:tc>
        <w:tc>
          <w:tcPr>
            <w:tcW w:w="4908" w:type="dxa"/>
            <w:tcMar>
              <w:top w:w="80" w:type="dxa"/>
              <w:left w:w="100" w:type="dxa"/>
              <w:bottom w:w="80" w:type="dxa"/>
              <w:right w:w="100" w:type="dxa"/>
            </w:tcMar>
            <w:vAlign w:val="center"/>
          </w:tcPr>
          <w:p w:rsidRPr="00AA1D05" w:rsidR="007F76F1" w:rsidRDefault="00245A90" w14:paraId="19FFC83B" w14:textId="77777777">
            <w:pPr>
              <w:spacing w:line="276" w:lineRule="auto"/>
              <w:rPr>
                <w:rFonts w:ascii="Times New Roman" w:hAnsi="Times New Roman" w:cs="Times New Roman"/>
              </w:rPr>
            </w:pPr>
            <w:r>
              <w:rPr>
                <w:rFonts w:ascii="Times New Roman" w:hAnsi="Times New Roman" w:cs="Times New Roman"/>
                <w:color w:val="222222"/>
                <w:sz w:val="18"/>
                <w:lang w:val="zh-HK" w:eastAsia="zh-HK" w:bidi="en-US"/>
              </w:rPr>
              <w:t xml:space="preserve">AI </w:t>
            </w:r>
            <w:r>
              <w:rPr>
                <w:rFonts w:hint="eastAsia" w:ascii="SimSun" w:hAnsi="SimSun" w:eastAsia="SimSun" w:cs="SimSun"/>
                <w:color w:val="222222"/>
                <w:sz w:val="18"/>
                <w:lang w:val="zh-HK" w:eastAsia="zh-HK" w:bidi="en-US"/>
              </w:rPr>
              <w:t>與人文內容的結合方式是否新穎，有否超越一般示範式使用。</w:t>
            </w:r>
            <w:r>
              <w:rPr>
                <w:rFonts w:ascii="Times New Roman" w:hAnsi="Times New Roman" w:cs="Times New Roman"/>
                <w:color w:val="222222"/>
                <w:sz w:val="18"/>
                <w:lang w:val="zh-HK" w:eastAsia="zh-HK" w:bidi="en-US"/>
              </w:rPr>
              <w:br/>
            </w:r>
            <w:r>
              <w:rPr>
                <w:rFonts w:ascii="Times New Roman" w:hAnsi="Times New Roman" w:cs="Times New Roman"/>
                <w:color w:val="222222"/>
                <w:sz w:val="18"/>
                <w:lang w:val="zh-HK" w:eastAsia="zh-HK" w:bidi="en-US"/>
              </w:rPr>
              <w:t>Whether the combination of AI and humanities content is original and goes beyond routine or demonstrative use.</w:t>
            </w:r>
          </w:p>
        </w:tc>
      </w:tr>
      <w:tr w:rsidRPr="00AA1D05" w:rsidR="007F76F1" w:rsidTr="00212C0C" w14:paraId="640E86F9" w14:textId="77777777">
        <w:trPr>
          <w:trHeight w:val="300"/>
          <w:jc w:val="center"/>
        </w:trPr>
        <w:tc>
          <w:tcPr>
            <w:tcW w:w="4032" w:type="dxa"/>
            <w:tcMar>
              <w:top w:w="80" w:type="dxa"/>
              <w:left w:w="100" w:type="dxa"/>
              <w:bottom w:w="80" w:type="dxa"/>
              <w:right w:w="100" w:type="dxa"/>
            </w:tcMar>
            <w:vAlign w:val="center"/>
          </w:tcPr>
          <w:p w:rsidRPr="00AA1D05" w:rsidR="007F76F1" w:rsidRDefault="00245A90" w14:paraId="2116F6FC" w14:textId="77777777">
            <w:pPr>
              <w:spacing w:line="276" w:lineRule="auto"/>
              <w:rPr>
                <w:rFonts w:ascii="Times New Roman" w:hAnsi="Times New Roman" w:cs="Times New Roman"/>
              </w:rPr>
            </w:pPr>
            <w:r>
              <w:rPr>
                <w:rFonts w:hint="eastAsia" w:ascii="SimSun" w:hAnsi="SimSun" w:eastAsia="SimSun" w:cs="SimSun"/>
                <w:color w:val="222222"/>
                <w:sz w:val="18"/>
                <w:lang w:val="zh-HK" w:eastAsia="zh-HK" w:bidi="en-US"/>
              </w:rPr>
              <w:t>學術質素與研究嚴謹度</w:t>
            </w:r>
            <w:r>
              <w:rPr>
                <w:rFonts w:ascii="Times New Roman" w:hAnsi="Times New Roman" w:cs="Times New Roman"/>
                <w:color w:val="222222"/>
                <w:sz w:val="18"/>
                <w:lang w:val="zh-HK" w:eastAsia="zh-HK" w:bidi="en-US"/>
              </w:rPr>
              <w:br/>
            </w:r>
            <w:r>
              <w:rPr>
                <w:rFonts w:ascii="Times New Roman" w:hAnsi="Times New Roman" w:cs="Times New Roman"/>
                <w:color w:val="222222"/>
                <w:sz w:val="18"/>
                <w:lang w:val="zh-HK" w:eastAsia="zh-HK" w:bidi="en-US"/>
              </w:rPr>
              <w:t>Scholarly Quality and Research Rigor</w:t>
            </w:r>
          </w:p>
        </w:tc>
        <w:tc>
          <w:tcPr>
            <w:tcW w:w="1140" w:type="dxa"/>
            <w:tcMar>
              <w:top w:w="80" w:type="dxa"/>
              <w:left w:w="100" w:type="dxa"/>
              <w:bottom w:w="80" w:type="dxa"/>
              <w:right w:w="100" w:type="dxa"/>
            </w:tcMar>
            <w:vAlign w:val="center"/>
          </w:tcPr>
          <w:p w:rsidRPr="00AA1D05" w:rsidR="007F76F1" w:rsidP="33F6325B" w:rsidRDefault="00245A90" w14:paraId="090DEECD" w14:textId="5895F922">
            <w:pPr>
              <w:spacing w:line="276" w:lineRule="auto"/>
              <w:jc w:val="center"/>
              <w:rPr>
                <w:rFonts w:ascii="Times New Roman" w:hAnsi="Times New Roman" w:eastAsia="Times New Roman" w:cs="Times New Roman"/>
                <w:sz w:val="18"/>
                <w:szCs w:val="18"/>
                <w:lang w:eastAsia="zh-HK"/>
              </w:rPr>
            </w:pPr>
            <w:r>
              <w:rPr>
                <w:rFonts w:ascii="Times New Roman" w:hAnsi="Times New Roman" w:eastAsia="Times New Roman" w:cs="Times New Roman"/>
                <w:sz w:val="18"/>
                <w:szCs w:val="18"/>
                <w:lang w:eastAsia="zh-HK"/>
              </w:rPr>
              <w:t>20%</w:t>
            </w:r>
          </w:p>
        </w:tc>
        <w:tc>
          <w:tcPr>
            <w:tcW w:w="4908" w:type="dxa"/>
            <w:tcMar>
              <w:top w:w="80" w:type="dxa"/>
              <w:left w:w="100" w:type="dxa"/>
              <w:bottom w:w="80" w:type="dxa"/>
              <w:right w:w="100" w:type="dxa"/>
            </w:tcMar>
            <w:vAlign w:val="center"/>
          </w:tcPr>
          <w:p w:rsidRPr="00AA1D05" w:rsidR="007F76F1" w:rsidRDefault="00245A90" w14:paraId="768EEC5C" w14:textId="77777777">
            <w:pPr>
              <w:spacing w:line="276" w:lineRule="auto"/>
              <w:rPr>
                <w:rFonts w:ascii="Times New Roman" w:hAnsi="Times New Roman" w:cs="Times New Roman"/>
              </w:rPr>
            </w:pPr>
            <w:r>
              <w:rPr>
                <w:rFonts w:hint="eastAsia" w:ascii="SimSun" w:hAnsi="SimSun" w:eastAsia="SimSun" w:cs="SimSun"/>
                <w:color w:val="222222"/>
                <w:sz w:val="18"/>
                <w:lang w:val="zh-HK" w:eastAsia="zh-HK" w:bidi="en-US"/>
              </w:rPr>
              <w:t>文本、史料、譯本、概念與文獻運用是否準確，論證是否有方法、有依據。</w:t>
            </w:r>
            <w:r>
              <w:rPr>
                <w:rFonts w:ascii="Times New Roman" w:hAnsi="Times New Roman" w:cs="Times New Roman"/>
                <w:color w:val="222222"/>
                <w:sz w:val="18"/>
                <w:lang w:val="zh-HK" w:eastAsia="zh-HK" w:bidi="en-US"/>
              </w:rPr>
              <w:br/>
            </w:r>
            <w:r>
              <w:rPr>
                <w:rFonts w:ascii="Times New Roman" w:hAnsi="Times New Roman" w:cs="Times New Roman"/>
                <w:color w:val="222222"/>
                <w:sz w:val="18"/>
                <w:lang w:val="zh-HK" w:eastAsia="zh-HK" w:bidi="en-US"/>
              </w:rPr>
              <w:t>Whether texts, sources, translations, concepts and references are handled accurately and whether the project is methodologically grounded and well evidenced.</w:t>
            </w:r>
          </w:p>
        </w:tc>
      </w:tr>
      <w:tr w:rsidRPr="00AA1D05" w:rsidR="007F76F1" w:rsidTr="00212C0C" w14:paraId="268E3B2B" w14:textId="77777777">
        <w:trPr>
          <w:trHeight w:val="300"/>
          <w:jc w:val="center"/>
        </w:trPr>
        <w:tc>
          <w:tcPr>
            <w:tcW w:w="4032" w:type="dxa"/>
            <w:tcMar>
              <w:top w:w="80" w:type="dxa"/>
              <w:left w:w="100" w:type="dxa"/>
              <w:bottom w:w="80" w:type="dxa"/>
              <w:right w:w="100" w:type="dxa"/>
            </w:tcMar>
            <w:vAlign w:val="center"/>
          </w:tcPr>
          <w:p w:rsidRPr="00AA1D05" w:rsidR="007F76F1" w:rsidRDefault="33F6325B" w14:paraId="1C5CDA8C" w14:textId="77777777">
            <w:pPr>
              <w:spacing w:line="276" w:lineRule="auto"/>
              <w:rPr>
                <w:rFonts w:ascii="Times New Roman" w:hAnsi="Times New Roman" w:cs="Times New Roman"/>
              </w:rPr>
            </w:pPr>
            <w:r>
              <w:rPr>
                <w:rFonts w:ascii="SimSun" w:hAnsi="SimSun" w:eastAsia="SimSun" w:cs="SimSun"/>
                <w:color w:val="222222"/>
                <w:sz w:val="18"/>
                <w:szCs w:val="18"/>
                <w:lang w:val="zh-HK" w:eastAsia="zh-HK" w:bidi="en-US"/>
              </w:rPr>
              <w:t>社會影響、可持續性與負責任</w:t>
            </w:r>
            <w:r>
              <w:rPr>
                <w:rFonts w:ascii="Times New Roman" w:hAnsi="Times New Roman" w:cs="Times New Roman"/>
                <w:color w:val="222222"/>
                <w:sz w:val="18"/>
                <w:szCs w:val="18"/>
                <w:lang w:val="zh-HK" w:eastAsia="zh-HK" w:bidi="en-US"/>
              </w:rPr>
              <w:t xml:space="preserve"> AI</w:t>
            </w:r>
            <w:r>
              <w:br/>
            </w:r>
            <w:r>
              <w:rPr>
                <w:rFonts w:ascii="Times New Roman" w:hAnsi="Times New Roman" w:cs="Times New Roman"/>
                <w:color w:val="222222"/>
                <w:sz w:val="18"/>
                <w:szCs w:val="18"/>
                <w:lang w:val="zh-HK" w:eastAsia="zh-HK" w:bidi="en-US"/>
              </w:rPr>
              <w:t>Social Impact, Sustainability and Responsible AI</w:t>
            </w:r>
          </w:p>
        </w:tc>
        <w:tc>
          <w:tcPr>
            <w:tcW w:w="1140" w:type="dxa"/>
            <w:tcMar>
              <w:top w:w="80" w:type="dxa"/>
              <w:left w:w="100" w:type="dxa"/>
              <w:bottom w:w="80" w:type="dxa"/>
              <w:right w:w="100" w:type="dxa"/>
            </w:tcMar>
            <w:vAlign w:val="center"/>
          </w:tcPr>
          <w:p w:rsidRPr="00AA1D05" w:rsidR="007F76F1" w:rsidP="40D82C9D" w:rsidRDefault="00245A90" w14:paraId="3138E967" w14:textId="0C8364DF">
            <w:pPr>
              <w:spacing w:line="276" w:lineRule="auto"/>
              <w:jc w:val="center"/>
              <w:rPr>
                <w:rFonts w:ascii="Times New Roman" w:hAnsi="Times New Roman" w:cs="Times New Roman"/>
                <w:color w:val="222222"/>
                <w:sz w:val="18"/>
                <w:szCs w:val="18"/>
                <w:lang w:val="zh-HK" w:eastAsia="zh-HK" w:bidi="en-US"/>
              </w:rPr>
            </w:pPr>
            <w:r>
              <w:rPr>
                <w:rFonts w:ascii="Times New Roman" w:hAnsi="Times New Roman" w:cs="Times New Roman"/>
                <w:color w:val="222222"/>
                <w:sz w:val="18"/>
                <w:szCs w:val="18"/>
                <w:lang w:val="zh-HK" w:eastAsia="zh-HK" w:bidi="en-US"/>
              </w:rPr>
              <w:t>10%</w:t>
            </w:r>
          </w:p>
        </w:tc>
        <w:tc>
          <w:tcPr>
            <w:tcW w:w="4908" w:type="dxa"/>
            <w:tcMar>
              <w:top w:w="80" w:type="dxa"/>
              <w:left w:w="100" w:type="dxa"/>
              <w:bottom w:w="80" w:type="dxa"/>
              <w:right w:w="100" w:type="dxa"/>
            </w:tcMar>
            <w:vAlign w:val="center"/>
          </w:tcPr>
          <w:p w:rsidRPr="00AA1D05" w:rsidR="007F76F1" w:rsidP="33F6325B" w:rsidRDefault="33F6325B" w14:paraId="24AB3298" w14:textId="27C1787C">
            <w:pPr>
              <w:spacing w:line="276" w:lineRule="auto"/>
              <w:rPr>
                <w:rFonts w:ascii="SimSun" w:hAnsi="SimSun" w:eastAsia="SimSun" w:cs="SimSun"/>
                <w:sz w:val="18"/>
                <w:szCs w:val="18"/>
                <w:lang w:eastAsia="zh-HK"/>
              </w:rPr>
            </w:pPr>
            <w:r>
              <w:rPr>
                <w:rFonts w:ascii="SimSun" w:hAnsi="SimSun" w:eastAsia="SimSun" w:cs="SimSun"/>
                <w:sz w:val="18"/>
                <w:szCs w:val="18"/>
                <w:lang w:val="zh-HK" w:eastAsia="zh-HK" w:bidi="en-US"/>
              </w:rPr>
              <w:t>是</w:t>
            </w:r>
            <w:ins w:author="Claude" w:date="2026-06-30T00:00:00Z" w:id="46">
              <w:r>
                <w:rPr>
                  <w:rFonts w:ascii="SimSun" w:hAnsi="SimSun" w:eastAsia="SimSun" w:cs="SimSun"/>
                  <w:sz w:val="18"/>
                  <w:szCs w:val="18"/>
                  <w:lang w:val="zh-HK" w:eastAsia="zh-HK" w:bidi="en-US"/>
                </w:rPr>
                <w:t>否</w:t>
              </w:r>
            </w:ins>
            <w:r>
              <w:rPr>
                <w:rFonts w:ascii="SimSun" w:hAnsi="SimSun" w:eastAsia="SimSun" w:cs="SimSun"/>
                <w:sz w:val="18"/>
                <w:szCs w:val="18"/>
                <w:lang w:val="zh-HK" w:eastAsia="zh-HK" w:bidi="en-US"/>
              </w:rPr>
              <w:t>考慮倫理、版權、偏差、可持續性、可擴展性及教育公平等問題。</w:t>
            </w:r>
            <w:r>
              <w:rPr>
                <w:rFonts w:ascii="SimSun" w:hAnsi="SimSun" w:eastAsia="SimSun" w:cs="SimSun"/>
                <w:sz w:val="18"/>
                <w:szCs w:val="18"/>
                <w:lang w:eastAsia="zh-HK"/>
              </w:rPr>
              <w:t xml:space="preserve">並能深入反思 AI 的能力與限制。 </w:t>
            </w:r>
          </w:p>
          <w:p w:rsidRPr="00AA1D05" w:rsidR="007F76F1" w:rsidP="33F6325B" w:rsidRDefault="00245A90" w14:paraId="6F5EE543" w14:textId="3081D146">
            <w:pPr>
              <w:spacing w:line="276" w:lineRule="auto"/>
              <w:rPr>
                <w:rFonts w:ascii="Times New Roman" w:hAnsi="Times New Roman" w:eastAsia="Times New Roman" w:cs="Times New Roman"/>
                <w:sz w:val="18"/>
                <w:szCs w:val="18"/>
                <w:lang w:eastAsia="zh-HK"/>
              </w:rPr>
            </w:pPr>
            <w:r>
              <w:rPr>
                <w:rFonts w:ascii="Times New Roman" w:hAnsi="Times New Roman" w:cs="Times New Roman"/>
                <w:sz w:val="18"/>
                <w:szCs w:val="18"/>
                <w:lang w:val="zh-HK" w:eastAsia="zh-HK" w:bidi="en-US"/>
              </w:rPr>
              <w:t>Whether the project addresses ethics, copyright, bias, sustainability, scalability and educational equity,</w:t>
            </w:r>
            <w:r>
              <w:rPr>
                <w:rFonts w:ascii="Times New Roman" w:hAnsi="Times New Roman" w:eastAsia="Times New Roman" w:cs="Times New Roman"/>
                <w:sz w:val="18"/>
                <w:szCs w:val="18"/>
                <w:lang w:eastAsia="zh-HK"/>
              </w:rPr>
              <w:t xml:space="preserve"> and demonstrates in-depth reflection on the capabilities and limitations of AI.</w:t>
            </w:r>
          </w:p>
        </w:tc>
      </w:tr>
      <w:tr w:rsidR="40D82C9D" w:rsidTr="00212C0C" w14:paraId="43095DD1" w14:textId="77777777">
        <w:trPr>
          <w:trHeight w:val="1500"/>
          <w:jc w:val="center"/>
        </w:trPr>
        <w:tc>
          <w:tcPr>
            <w:tcW w:w="4032" w:type="dxa"/>
            <w:tcMar>
              <w:top w:w="80" w:type="dxa"/>
              <w:left w:w="100" w:type="dxa"/>
              <w:bottom w:w="80" w:type="dxa"/>
              <w:right w:w="100" w:type="dxa"/>
            </w:tcMar>
            <w:vAlign w:val="center"/>
          </w:tcPr>
          <w:p w:rsidR="40D82C9D" w:rsidP="00212C0C" w:rsidRDefault="33F6325B" w14:paraId="0E282B4B" w14:textId="32388F16">
            <w:pPr>
              <w:spacing w:line="276" w:lineRule="auto"/>
            </w:pPr>
            <w:r>
              <w:rPr>
                <w:rFonts w:ascii="SimSun" w:hAnsi="SimSun" w:eastAsia="SimSun" w:cs="SimSun"/>
                <w:sz w:val="18"/>
                <w:szCs w:val="18"/>
                <w:lang w:eastAsia="zh-HK"/>
              </w:rPr>
              <w:t>展示與表達能力</w:t>
            </w:r>
          </w:p>
          <w:p w:rsidRPr="00212C0C" w:rsidR="40D82C9D" w:rsidP="00212C0C" w:rsidRDefault="33F6325B" w14:paraId="5F503D3D" w14:textId="6D20733C">
            <w:pPr>
              <w:spacing w:line="2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lang w:eastAsia="zh-HK"/>
              </w:rPr>
              <w:t>Presentation Skills</w:t>
            </w:r>
            <w:r>
              <w:rPr>
                <w:rFonts w:ascii="Times New Roman" w:hAnsi="Times New Roman" w:eastAsia="Times New Roman" w:cs="Times New Roman"/>
                <w:sz w:val="18"/>
                <w:szCs w:val="18"/>
              </w:rPr>
              <w:t xml:space="preserve"> </w:t>
            </w:r>
          </w:p>
        </w:tc>
        <w:tc>
          <w:tcPr>
            <w:tcW w:w="1140" w:type="dxa"/>
            <w:tcMar>
              <w:top w:w="80" w:type="dxa"/>
              <w:left w:w="100" w:type="dxa"/>
              <w:bottom w:w="80" w:type="dxa"/>
              <w:right w:w="100" w:type="dxa"/>
            </w:tcMar>
            <w:vAlign w:val="center"/>
          </w:tcPr>
          <w:p w:rsidRPr="00212C0C" w:rsidR="40D82C9D" w:rsidP="00212C0C" w:rsidRDefault="33F6325B" w14:paraId="663E9F2B" w14:textId="1DD8B3A6">
            <w:pPr>
              <w:jc w:val="center"/>
              <w:rPr>
                <w:rFonts w:ascii="Times New Roman" w:hAnsi="Times New Roman" w:eastAsia="Times New Roman" w:cs="Times New Roman"/>
                <w:sz w:val="18"/>
                <w:szCs w:val="18"/>
                <w:lang w:eastAsia="zh-HK"/>
              </w:rPr>
            </w:pPr>
            <w:r>
              <w:rPr>
                <w:rFonts w:ascii="Times New Roman" w:hAnsi="Times New Roman" w:eastAsia="Times New Roman" w:cs="Times New Roman"/>
                <w:sz w:val="18"/>
                <w:szCs w:val="18"/>
                <w:lang w:eastAsia="zh-HK"/>
              </w:rPr>
              <w:t>10%</w:t>
            </w:r>
          </w:p>
        </w:tc>
        <w:tc>
          <w:tcPr>
            <w:tcW w:w="4908" w:type="dxa"/>
            <w:tcMar>
              <w:top w:w="80" w:type="dxa"/>
              <w:left w:w="100" w:type="dxa"/>
              <w:bottom w:w="80" w:type="dxa"/>
              <w:right w:w="100" w:type="dxa"/>
            </w:tcMar>
            <w:vAlign w:val="center"/>
          </w:tcPr>
          <w:p w:rsidRPr="00212C0C" w:rsidR="40D82C9D" w:rsidP="00212C0C" w:rsidRDefault="33F6325B" w14:paraId="2D4766F0" w14:textId="4A7E4385">
            <w:pPr>
              <w:spacing w:line="276" w:lineRule="auto"/>
              <w:rPr>
                <w:rFonts w:ascii="SimSun" w:hAnsi="SimSun" w:eastAsia="SimSun" w:cs="SimSun"/>
                <w:sz w:val="18"/>
                <w:szCs w:val="18"/>
                <w:lang w:eastAsia="zh-TW"/>
              </w:rPr>
            </w:pPr>
            <w:r>
              <w:rPr>
                <w:rFonts w:ascii="SimSun" w:hAnsi="SimSun" w:eastAsia="SimSun" w:cs="SimSun"/>
                <w:sz w:val="18"/>
                <w:szCs w:val="18"/>
                <w:lang w:eastAsia="zh-TW"/>
              </w:rPr>
              <w:t>是否能在作品介紹短片及決賽簡報中清晰、有條理地介紹作品的研究問題、</w:t>
            </w:r>
            <w:r>
              <w:rPr>
                <w:rFonts w:ascii="SimSun" w:hAnsi="SimSun" w:eastAsia="SimSun" w:cs="SimSun"/>
                <w:sz w:val="18"/>
                <w:szCs w:val="18"/>
                <w:lang w:eastAsia="zh-HK"/>
              </w:rPr>
              <w:t xml:space="preserve">AI </w:t>
            </w:r>
            <w:r>
              <w:rPr>
                <w:rFonts w:ascii="SimSun" w:hAnsi="SimSun" w:eastAsia="SimSun" w:cs="SimSun"/>
                <w:sz w:val="18"/>
                <w:szCs w:val="18"/>
                <w:lang w:eastAsia="zh-TW"/>
              </w:rPr>
              <w:t>應用方法、研究成果及限制；並在決賽簡報中有效回應評審提問。</w:t>
            </w:r>
          </w:p>
          <w:p w:rsidRPr="00212C0C" w:rsidR="40D82C9D" w:rsidP="00212C0C" w:rsidRDefault="33F6325B" w14:paraId="10FD6146" w14:textId="21E47634">
            <w:pPr>
              <w:spacing w:line="276" w:lineRule="auto"/>
              <w:rPr>
                <w:rFonts w:ascii="Times New Roman" w:hAnsi="Times New Roman" w:eastAsia="Times New Roman" w:cs="Times New Roman"/>
                <w:sz w:val="18"/>
                <w:szCs w:val="18"/>
                <w:lang w:eastAsia="zh-HK"/>
              </w:rPr>
            </w:pPr>
            <w:r>
              <w:rPr>
                <w:rFonts w:ascii="Times New Roman" w:hAnsi="Times New Roman" w:eastAsia="Times New Roman" w:cs="Times New Roman"/>
                <w:sz w:val="18"/>
                <w:szCs w:val="18"/>
                <w:lang w:eastAsia="zh-HK"/>
              </w:rPr>
              <w:t>Whether the team can clearly and coherently present the project’s research problem, AI application methods, findings, and limitations in both the project introduction video and the final presentation, and respond effectively to questions from the judging panel during the final presentation.</w:t>
            </w:r>
          </w:p>
        </w:tc>
      </w:tr>
    </w:tbl>
    <w:p w:rsidRPr="00AA1D05" w:rsidR="007F76F1" w:rsidRDefault="00245A90" w14:paraId="3980B5F7" w14:textId="42B65F45">
      <w:pPr>
        <w:spacing w:before="240" w:after="80" w:line="264" w:lineRule="auto"/>
        <w:rPr>
          <w:rFonts w:ascii="Times New Roman" w:hAnsi="Times New Roman" w:cs="Times New Roman"/>
        </w:rPr>
      </w:pPr>
      <w:r>
        <w:rPr>
          <w:rFonts w:ascii="SimSun" w:hAnsi="SimSun" w:eastAsia="SimSun" w:cs="SimSun"/>
          <w:b/>
          <w:bCs/>
          <w:color w:val="8A1C1C"/>
          <w:sz w:val="28"/>
          <w:szCs w:val="28"/>
          <w:lang w:val="zh-HK" w:eastAsia="zh-HK" w:bidi="en-US"/>
        </w:rPr>
        <w:t>七、評審程序</w:t>
      </w:r>
      <w:r>
        <w:rPr>
          <w:rFonts w:ascii="Times New Roman" w:hAnsi="Times New Roman" w:cs="Times New Roman"/>
          <w:b/>
          <w:bCs/>
          <w:color w:val="8A1C1C"/>
          <w:sz w:val="28"/>
          <w:szCs w:val="28"/>
          <w:lang w:val="zh-HK" w:eastAsia="zh-HK" w:bidi="en-US"/>
        </w:rPr>
        <w:t xml:space="preserve"> / 7. Assessment Procedure</w:t>
      </w:r>
    </w:p>
    <w:p w:rsidRPr="00AA1D05" w:rsidR="007F76F1" w:rsidP="586FF6A1" w:rsidRDefault="374945F1" w14:paraId="19D19A4D" w14:textId="505F6B77">
      <w:pPr>
        <w:pStyle w:val="ListBullet"/>
        <w:spacing w:after="40" w:line="293" w:lineRule="auto"/>
        <w:ind w:left="288"/>
        <w:rPr>
          <w:rFonts w:ascii="SimSun" w:hAnsi="SimSun" w:eastAsia="SimSun" w:cs="SimSun"/>
          <w:lang w:val="zh-HK" w:eastAsia="zh-HK" w:bidi="en-US"/>
        </w:rPr>
      </w:pPr>
      <w:r w:rsidRPr="41711D24" w:rsidR="41711D24">
        <w:rPr>
          <w:rFonts w:ascii="SimSun" w:hAnsi="SimSun" w:eastAsia="SimSun" w:cs="SimSun"/>
          <w:lang w:val="zh-HK" w:eastAsia="zh-HK" w:bidi="en-US"/>
        </w:rPr>
        <w:t>第一階段：書面及媒體材料初審。所有初賽作品由評審根據公布準則評閱。</w:t>
      </w:r>
    </w:p>
    <w:p w:rsidRPr="00AA1D05" w:rsidR="007F76F1" w:rsidRDefault="00245A90" w14:paraId="19194016" w14:textId="77777777">
      <w:pPr>
        <w:spacing w:after="80" w:line="283" w:lineRule="auto"/>
        <w:ind w:left="792"/>
        <w:rPr>
          <w:rFonts w:ascii="Times New Roman" w:hAnsi="Times New Roman" w:cs="Times New Roman"/>
        </w:rPr>
      </w:pPr>
      <w:r>
        <w:rPr>
          <w:rFonts w:ascii="Times New Roman" w:hAnsi="Times New Roman" w:cs="Times New Roman"/>
          <w:i/>
          <w:color w:val="555555"/>
          <w:sz w:val="19"/>
          <w:lang w:val="zh-HK" w:eastAsia="zh-HK" w:bidi="en-US"/>
        </w:rPr>
        <w:t>Stage 1: Preliminary review of written and media materials. All first-round entries will be assessed according to the published judging criteria.</w:t>
      </w:r>
    </w:p>
    <w:p w:rsidRPr="00AA1D05" w:rsidR="007F76F1" w:rsidRDefault="374945F1" w14:paraId="78BC43BC" w14:textId="77777777">
      <w:pPr>
        <w:pStyle w:val="ListBullet"/>
        <w:spacing w:after="40" w:line="293" w:lineRule="auto"/>
        <w:ind w:left="288"/>
        <w:rPr>
          <w:rFonts w:ascii="Times New Roman" w:hAnsi="Times New Roman" w:cs="Times New Roman"/>
          <w:lang w:eastAsia="zh-TW"/>
        </w:rPr>
      </w:pPr>
      <w:r w:rsidRPr="41711D24" w:rsidR="41711D24">
        <w:rPr>
          <w:rFonts w:ascii="SimSun" w:hAnsi="SimSun" w:eastAsia="SimSun" w:cs="SimSun"/>
          <w:lang w:val="zh-HK" w:eastAsia="zh-HK" w:bidi="en-US"/>
        </w:rPr>
        <w:t>第二階段：公布入圍名單，入圍隊伍按評審意見修訂作品。</w:t>
      </w:r>
    </w:p>
    <w:p w:rsidRPr="00AA1D05" w:rsidR="007F76F1" w:rsidRDefault="00245A90" w14:paraId="697F88E4" w14:textId="77777777">
      <w:pPr>
        <w:spacing w:after="80" w:line="283" w:lineRule="auto"/>
        <w:ind w:left="792"/>
        <w:rPr>
          <w:rFonts w:ascii="Times New Roman" w:hAnsi="Times New Roman" w:cs="Times New Roman"/>
        </w:rPr>
      </w:pPr>
      <w:r>
        <w:rPr>
          <w:rFonts w:ascii="Times New Roman" w:hAnsi="Times New Roman" w:cs="Times New Roman"/>
          <w:i/>
          <w:color w:val="555555"/>
          <w:sz w:val="19"/>
          <w:lang w:val="zh-HK" w:eastAsia="zh-HK" w:bidi="en-US"/>
        </w:rPr>
        <w:t>Stage 2: Shortlist announcement. Shortlisted teams will revise their projects in light of panel feedback.</w:t>
      </w:r>
    </w:p>
    <w:p w:rsidRPr="00AA1D05" w:rsidR="007F76F1" w:rsidRDefault="374945F1" w14:paraId="5CB38DEF" w14:textId="77777777">
      <w:pPr>
        <w:pStyle w:val="ListBullet"/>
        <w:spacing w:after="40" w:line="293" w:lineRule="auto"/>
        <w:ind w:left="288"/>
        <w:rPr>
          <w:rFonts w:ascii="Times New Roman" w:hAnsi="Times New Roman" w:cs="Times New Roman"/>
          <w:lang w:eastAsia="zh-TW"/>
        </w:rPr>
      </w:pPr>
      <w:r w:rsidRPr="41711D24" w:rsidR="41711D24">
        <w:rPr>
          <w:rFonts w:ascii="SimSun" w:hAnsi="SimSun" w:eastAsia="SimSun" w:cs="SimSun"/>
          <w:lang w:val="zh-HK" w:eastAsia="zh-HK" w:bidi="en-US"/>
        </w:rPr>
        <w:t>第三階段：決賽簡報及示範。入圍隊伍須進行簡報（及示範，如適用），由跨學科評審團作最後評選。</w:t>
      </w:r>
    </w:p>
    <w:p w:rsidRPr="00AA1D05" w:rsidR="007F76F1" w:rsidRDefault="00245A90" w14:paraId="6F58F45F" w14:textId="77777777">
      <w:pPr>
        <w:spacing w:after="80" w:line="283" w:lineRule="auto"/>
        <w:ind w:left="792"/>
        <w:rPr>
          <w:rFonts w:ascii="Times New Roman" w:hAnsi="Times New Roman" w:cs="Times New Roman"/>
        </w:rPr>
      </w:pPr>
      <w:r>
        <w:rPr>
          <w:rFonts w:ascii="Times New Roman" w:hAnsi="Times New Roman" w:cs="Times New Roman"/>
          <w:i/>
          <w:color w:val="555555"/>
          <w:sz w:val="19"/>
          <w:lang w:val="zh-HK" w:eastAsia="zh-HK" w:bidi="en-US"/>
        </w:rPr>
        <w:t>Stage 3: Final presentation and demonstration. Shortlisted teams will present their work (and demonstrate it where applicable) to a multidisciplinary judging panel.</w:t>
      </w:r>
    </w:p>
    <w:p w:rsidRPr="00AA1D05" w:rsidR="007F76F1" w:rsidRDefault="374945F1" w14:paraId="42A3C597" w14:textId="77777777">
      <w:pPr>
        <w:pStyle w:val="ListBullet"/>
        <w:spacing w:after="40" w:line="293" w:lineRule="auto"/>
        <w:ind w:left="288"/>
        <w:rPr>
          <w:rFonts w:ascii="Times New Roman" w:hAnsi="Times New Roman" w:cs="Times New Roman"/>
          <w:lang w:eastAsia="zh-TW"/>
        </w:rPr>
      </w:pPr>
      <w:r w:rsidRPr="41711D24" w:rsidR="41711D24">
        <w:rPr>
          <w:rFonts w:ascii="SimSun" w:hAnsi="SimSun" w:eastAsia="SimSun" w:cs="SimSun"/>
          <w:lang w:val="zh-HK" w:eastAsia="zh-HK" w:bidi="en-US"/>
        </w:rPr>
        <w:t>每份入圍作品原則上由不少於</w:t>
      </w:r>
      <w:r w:rsidRPr="41711D24" w:rsidR="41711D24">
        <w:rPr>
          <w:rFonts w:ascii="Times New Roman" w:hAnsi="Times New Roman" w:cs="Times New Roman"/>
          <w:lang w:val="zh-HK" w:eastAsia="zh-HK" w:bidi="en-US"/>
        </w:rPr>
        <w:t xml:space="preserve"> 3 </w:t>
      </w:r>
      <w:r w:rsidRPr="41711D24" w:rsidR="41711D24">
        <w:rPr>
          <w:rFonts w:ascii="SimSun" w:hAnsi="SimSun" w:eastAsia="SimSun" w:cs="SimSun"/>
          <w:lang w:val="zh-HK" w:eastAsia="zh-HK" w:bidi="en-US"/>
        </w:rPr>
        <w:t>名評審審閱；評審背景將盡量涵蓋歷史、語言、文學、翻譯、語言科學、數位人文或</w:t>
      </w:r>
      <w:r w:rsidRPr="41711D24" w:rsidR="41711D24">
        <w:rPr>
          <w:rFonts w:ascii="Times New Roman" w:hAnsi="Times New Roman" w:cs="Times New Roman"/>
          <w:lang w:val="zh-HK" w:eastAsia="zh-HK" w:bidi="en-US"/>
        </w:rPr>
        <w:t xml:space="preserve"> AI </w:t>
      </w:r>
      <w:r w:rsidRPr="41711D24" w:rsidR="41711D24">
        <w:rPr>
          <w:rFonts w:ascii="SimSun" w:hAnsi="SimSun" w:eastAsia="SimSun" w:cs="SimSun"/>
          <w:lang w:val="zh-HK" w:eastAsia="zh-HK" w:bidi="en-US"/>
        </w:rPr>
        <w:t>應用。</w:t>
      </w:r>
    </w:p>
    <w:p w:rsidRPr="00AA1D05" w:rsidR="007F76F1" w:rsidRDefault="00245A90" w14:paraId="1FE00D0C" w14:textId="77777777">
      <w:pPr>
        <w:spacing w:after="80" w:line="283" w:lineRule="auto"/>
        <w:ind w:left="792"/>
        <w:rPr>
          <w:rFonts w:ascii="Times New Roman" w:hAnsi="Times New Roman" w:cs="Times New Roman"/>
        </w:rPr>
      </w:pPr>
      <w:r>
        <w:rPr>
          <w:rFonts w:ascii="Times New Roman" w:hAnsi="Times New Roman" w:cs="Times New Roman"/>
          <w:i/>
          <w:color w:val="555555"/>
          <w:sz w:val="19"/>
          <w:lang w:val="zh-HK" w:eastAsia="zh-HK" w:bidi="en-US"/>
        </w:rPr>
        <w:t>Each shortlisted entry will normally be reviewed by no fewer than three judges, with disciplinary backgrounds spanning history, language, literature, translation, language sciences, digital humanities and AI applications wherever possible.</w:t>
      </w:r>
    </w:p>
    <w:p w:rsidRPr="00AA1D05" w:rsidR="007F76F1" w:rsidRDefault="374945F1" w14:paraId="71613B01" w14:textId="77777777">
      <w:pPr>
        <w:pStyle w:val="ListBullet"/>
        <w:spacing w:after="40" w:line="293" w:lineRule="auto"/>
        <w:ind w:left="288"/>
        <w:rPr>
          <w:rFonts w:ascii="Times New Roman" w:hAnsi="Times New Roman" w:cs="Times New Roman"/>
          <w:lang w:eastAsia="zh-TW"/>
        </w:rPr>
      </w:pPr>
      <w:r w:rsidRPr="41711D24" w:rsidR="41711D24">
        <w:rPr>
          <w:rFonts w:ascii="SimSun" w:hAnsi="SimSun" w:eastAsia="SimSun" w:cs="SimSun"/>
          <w:lang w:val="zh-HK" w:eastAsia="zh-HK" w:bidi="en-US"/>
        </w:rPr>
        <w:t>主辦單位可邀請校外專家參與，以加強公平性及跨學科視角。</w:t>
      </w:r>
    </w:p>
    <w:p w:rsidRPr="00AA1D05" w:rsidR="007F76F1" w:rsidRDefault="00245A90" w14:paraId="3A2197AA" w14:textId="77777777">
      <w:pPr>
        <w:spacing w:after="80" w:line="283" w:lineRule="auto"/>
        <w:ind w:left="792"/>
        <w:rPr>
          <w:rFonts w:ascii="Times New Roman" w:hAnsi="Times New Roman" w:cs="Times New Roman"/>
        </w:rPr>
      </w:pPr>
      <w:r>
        <w:rPr>
          <w:rFonts w:ascii="Times New Roman" w:hAnsi="Times New Roman" w:cs="Times New Roman"/>
          <w:i/>
          <w:color w:val="555555"/>
          <w:sz w:val="19"/>
          <w:lang w:val="zh-HK" w:eastAsia="zh-HK" w:bidi="en-US"/>
        </w:rPr>
        <w:t>External experts may be invited to strengthen fairness and interdisciplinary judgement.</w:t>
      </w:r>
    </w:p>
    <w:p w:rsidRPr="00AA1D05" w:rsidR="007F76F1" w:rsidRDefault="00245A90" w14:paraId="35C429CD" w14:textId="482CB2AE">
      <w:pPr>
        <w:spacing w:before="240" w:after="80" w:line="264" w:lineRule="auto"/>
        <w:rPr>
          <w:rFonts w:ascii="Times New Roman" w:hAnsi="Times New Roman" w:cs="Times New Roman"/>
        </w:rPr>
      </w:pPr>
      <w:r>
        <w:rPr>
          <w:rFonts w:ascii="SimSun" w:hAnsi="SimSun" w:eastAsia="SimSun" w:cs="SimSun"/>
          <w:b/>
          <w:bCs/>
          <w:color w:val="8A1C1C"/>
          <w:sz w:val="28"/>
          <w:szCs w:val="28"/>
          <w:lang w:val="zh-HK" w:eastAsia="zh-HK" w:bidi="en-US"/>
        </w:rPr>
        <w:t>八、獎項</w:t>
      </w:r>
      <w:r>
        <w:rPr>
          <w:rFonts w:ascii="Times New Roman" w:hAnsi="Times New Roman" w:cs="Times New Roman"/>
          <w:b/>
          <w:bCs/>
          <w:color w:val="8A1C1C"/>
          <w:sz w:val="28"/>
          <w:szCs w:val="28"/>
          <w:lang w:val="zh-HK" w:eastAsia="zh-HK" w:bidi="en-US"/>
        </w:rPr>
        <w:t xml:space="preserve"> / 8. Awards</w:t>
      </w:r>
    </w:p>
    <w:tbl>
      <w:tblPr>
        <w:tblStyle w:val="TableGrid"/>
        <w:tblW w:w="0" w:type="auto"/>
        <w:jc w:val="center"/>
        <w:tblBorders>
          <w:top w:val="single" w:color="D8D8D8" w:sz="6" w:space="0"/>
          <w:left w:val="single" w:color="D8D8D8" w:sz="6" w:space="0"/>
          <w:bottom w:val="single" w:color="D8D8D8" w:sz="6" w:space="0"/>
          <w:right w:val="single" w:color="D8D8D8" w:sz="6" w:space="0"/>
          <w:insideH w:val="single" w:color="D8D8D8" w:sz="6" w:space="0"/>
          <w:insideV w:val="single" w:color="D8D8D8" w:sz="6" w:space="0"/>
        </w:tblBorders>
        <w:tblLayout w:type="fixed"/>
        <w:tblLook w:val="04A0" w:firstRow="1" w:lastRow="0" w:firstColumn="1" w:lastColumn="0" w:noHBand="0" w:noVBand="1"/>
      </w:tblPr>
      <w:tblGrid>
        <w:gridCol w:w="4608"/>
        <w:gridCol w:w="5328"/>
      </w:tblGrid>
      <w:tr w:rsidRPr="00AA1D05" w:rsidR="007F76F1" w:rsidTr="33F6325B" w14:paraId="68709F9C" w14:textId="77777777">
        <w:trPr>
          <w:tblHeader/>
          <w:jc w:val="center"/>
        </w:trPr>
        <w:tc>
          <w:tcPr>
            <w:tcW w:w="4608" w:type="dxa"/>
            <w:shd w:val="clear" w:color="auto" w:fill="8A1C1C"/>
            <w:tcMar>
              <w:top w:w="80" w:type="dxa"/>
              <w:left w:w="100" w:type="dxa"/>
              <w:bottom w:w="80" w:type="dxa"/>
              <w:right w:w="100" w:type="dxa"/>
            </w:tcMar>
            <w:vAlign w:val="center"/>
          </w:tcPr>
          <w:p w:rsidRPr="00AA1D05" w:rsidR="007F76F1" w:rsidRDefault="00245A90" w14:paraId="41847D88" w14:textId="77777777">
            <w:pPr>
              <w:spacing w:line="276" w:lineRule="auto"/>
              <w:jc w:val="center"/>
              <w:rPr>
                <w:rFonts w:ascii="Times New Roman" w:hAnsi="Times New Roman" w:cs="Times New Roman"/>
              </w:rPr>
            </w:pPr>
            <w:r>
              <w:rPr>
                <w:rFonts w:hint="eastAsia" w:ascii="SimSun" w:hAnsi="SimSun" w:eastAsia="SimSun" w:cs="SimSun"/>
                <w:b/>
                <w:color w:val="FFFFFF"/>
                <w:sz w:val="19"/>
                <w:lang w:val="zh-HK" w:eastAsia="zh-HK" w:bidi="en-US"/>
              </w:rPr>
              <w:t>獎項</w:t>
            </w:r>
            <w:r>
              <w:rPr>
                <w:rFonts w:ascii="Times New Roman" w:hAnsi="Times New Roman" w:cs="Times New Roman"/>
                <w:b/>
                <w:color w:val="FFFFFF"/>
                <w:sz w:val="19"/>
                <w:lang w:val="zh-HK" w:eastAsia="zh-HK" w:bidi="en-US"/>
              </w:rPr>
              <w:t xml:space="preserve"> / Award</w:t>
            </w:r>
          </w:p>
        </w:tc>
        <w:tc>
          <w:tcPr>
            <w:tcW w:w="5328" w:type="dxa"/>
            <w:shd w:val="clear" w:color="auto" w:fill="8A1C1C"/>
            <w:tcMar>
              <w:top w:w="80" w:type="dxa"/>
              <w:left w:w="100" w:type="dxa"/>
              <w:bottom w:w="80" w:type="dxa"/>
              <w:right w:w="100" w:type="dxa"/>
            </w:tcMar>
            <w:vAlign w:val="center"/>
          </w:tcPr>
          <w:p w:rsidRPr="00AA1D05" w:rsidR="007F76F1" w:rsidRDefault="00245A90" w14:paraId="12D09F01" w14:textId="77777777">
            <w:pPr>
              <w:spacing w:line="276" w:lineRule="auto"/>
              <w:jc w:val="center"/>
              <w:rPr>
                <w:rFonts w:ascii="Times New Roman" w:hAnsi="Times New Roman" w:cs="Times New Roman"/>
              </w:rPr>
            </w:pPr>
            <w:r>
              <w:rPr>
                <w:rFonts w:hint="eastAsia" w:ascii="SimSun" w:hAnsi="SimSun" w:eastAsia="SimSun" w:cs="SimSun"/>
                <w:b/>
                <w:color w:val="FFFFFF"/>
                <w:sz w:val="19"/>
                <w:lang w:val="zh-HK" w:eastAsia="zh-HK" w:bidi="en-US"/>
              </w:rPr>
              <w:t>獎金或說明</w:t>
            </w:r>
            <w:r>
              <w:rPr>
                <w:rFonts w:ascii="Times New Roman" w:hAnsi="Times New Roman" w:cs="Times New Roman"/>
                <w:b/>
                <w:color w:val="FFFFFF"/>
                <w:sz w:val="19"/>
                <w:lang w:val="zh-HK" w:eastAsia="zh-HK" w:bidi="en-US"/>
              </w:rPr>
              <w:t xml:space="preserve"> / Prize or Notes</w:t>
            </w:r>
          </w:p>
        </w:tc>
      </w:tr>
      <w:tr w:rsidRPr="00AA1D05" w:rsidR="007F76F1" w:rsidTr="33F6325B" w14:paraId="2E24DB4E" w14:textId="77777777">
        <w:trPr>
          <w:jc w:val="center"/>
        </w:trPr>
        <w:tc>
          <w:tcPr>
            <w:tcW w:w="4608" w:type="dxa"/>
            <w:tcMar>
              <w:top w:w="80" w:type="dxa"/>
              <w:left w:w="100" w:type="dxa"/>
              <w:bottom w:w="80" w:type="dxa"/>
              <w:right w:w="100" w:type="dxa"/>
            </w:tcMar>
            <w:vAlign w:val="center"/>
          </w:tcPr>
          <w:p w:rsidRPr="00AA1D05" w:rsidR="007F76F1" w:rsidRDefault="00245A90" w14:paraId="43A810FE" w14:textId="77777777">
            <w:pPr>
              <w:spacing w:line="276" w:lineRule="auto"/>
              <w:rPr>
                <w:rFonts w:ascii="Times New Roman" w:hAnsi="Times New Roman" w:cs="Times New Roman"/>
              </w:rPr>
            </w:pPr>
            <w:r>
              <w:rPr>
                <w:rFonts w:hint="eastAsia" w:ascii="SimSun" w:hAnsi="SimSun" w:eastAsia="SimSun" w:cs="SimSun"/>
                <w:color w:val="222222"/>
                <w:sz w:val="19"/>
                <w:lang w:val="zh-HK" w:eastAsia="zh-HK" w:bidi="en-US"/>
              </w:rPr>
              <w:t>冠軍</w:t>
            </w:r>
            <w:r>
              <w:rPr>
                <w:rFonts w:ascii="Times New Roman" w:hAnsi="Times New Roman" w:cs="Times New Roman"/>
                <w:color w:val="222222"/>
                <w:sz w:val="19"/>
                <w:lang w:val="zh-HK" w:eastAsia="zh-HK" w:bidi="en-US"/>
              </w:rPr>
              <w:t xml:space="preserve"> / Champion</w:t>
            </w:r>
          </w:p>
        </w:tc>
        <w:tc>
          <w:tcPr>
            <w:tcW w:w="5328" w:type="dxa"/>
            <w:tcMar>
              <w:top w:w="80" w:type="dxa"/>
              <w:left w:w="100" w:type="dxa"/>
              <w:bottom w:w="80" w:type="dxa"/>
              <w:right w:w="100" w:type="dxa"/>
            </w:tcMar>
            <w:vAlign w:val="center"/>
          </w:tcPr>
          <w:p w:rsidRPr="00AA1D05" w:rsidR="007F76F1" w:rsidRDefault="33F6325B" w14:paraId="6EC5008E" w14:textId="71850CBF">
            <w:pPr>
              <w:spacing w:line="276" w:lineRule="auto"/>
            </w:pPr>
            <w:r>
              <w:rPr>
                <w:rFonts w:hint="eastAsia" w:ascii="SimSun" w:hAnsi="SimSun" w:eastAsia="SimSun" w:cs="SimSun"/>
                <w:color w:val="222222"/>
                <w:sz w:val="19"/>
                <w:szCs w:val="19"/>
                <w:lang w:val="zh-HK" w:eastAsia="zh-HK" w:bidi="en-US"/>
              </w:rPr>
              <w:t>總額：</w:t>
            </w:r>
            <w:r>
              <w:rPr>
                <w:rFonts w:ascii="Times New Roman" w:hAnsi="Times New Roman" w:cs="Times New Roman"/>
                <w:color w:val="222222"/>
                <w:sz w:val="19"/>
                <w:szCs w:val="19"/>
                <w:lang w:val="zh-HK" w:eastAsia="zh-HK" w:bidi="en-US"/>
              </w:rPr>
              <w:t>HK$10,000</w:t>
            </w:r>
          </w:p>
          <w:p w:rsidRPr="00AA1D05" w:rsidR="007F76F1" w:rsidP="586FF6A1" w:rsidRDefault="33F6325B" w14:paraId="21A0BAA4" w14:textId="1F6B4F90">
            <w:pPr>
              <w:spacing w:line="276" w:lineRule="auto"/>
              <w:rPr>
                <w:rFonts w:ascii="Times New Roman" w:hAnsi="Times New Roman" w:cs="Times New Roman"/>
                <w:color w:val="222222"/>
                <w:sz w:val="19"/>
                <w:szCs w:val="19"/>
                <w:lang w:val="zh-HK" w:eastAsia="zh-HK" w:bidi="en-US"/>
              </w:rPr>
            </w:pPr>
            <w:r>
              <w:rPr>
                <w:rFonts w:ascii="Times New Roman" w:hAnsi="Times New Roman" w:eastAsia="Times New Roman" w:cs="Times New Roman"/>
                <w:sz w:val="19"/>
                <w:szCs w:val="19"/>
                <w:lang w:eastAsia="zh-HK"/>
              </w:rPr>
              <w:t>Total Amount:</w:t>
            </w:r>
            <w:r>
              <w:rPr>
                <w:rFonts w:ascii="Times New Roman" w:hAnsi="Times New Roman" w:eastAsia="Times New Roman" w:cs="Times New Roman"/>
                <w:b/>
                <w:bCs/>
                <w:sz w:val="19"/>
                <w:szCs w:val="19"/>
                <w:lang w:eastAsia="zh-HK"/>
              </w:rPr>
              <w:t xml:space="preserve"> </w:t>
            </w:r>
            <w:r>
              <w:rPr>
                <w:rFonts w:ascii="Times New Roman" w:hAnsi="Times New Roman" w:cs="Times New Roman"/>
                <w:color w:val="222222"/>
                <w:sz w:val="19"/>
                <w:szCs w:val="19"/>
                <w:lang w:val="zh-HK" w:eastAsia="zh-HK" w:bidi="en-US"/>
              </w:rPr>
              <w:t>HK$10,000</w:t>
            </w:r>
          </w:p>
        </w:tc>
      </w:tr>
      <w:tr w:rsidRPr="00AA1D05" w:rsidR="007F76F1" w:rsidTr="33F6325B" w14:paraId="77F3CEF4" w14:textId="77777777">
        <w:trPr>
          <w:jc w:val="center"/>
        </w:trPr>
        <w:tc>
          <w:tcPr>
            <w:tcW w:w="4608" w:type="dxa"/>
            <w:tcMar>
              <w:top w:w="80" w:type="dxa"/>
              <w:left w:w="100" w:type="dxa"/>
              <w:bottom w:w="80" w:type="dxa"/>
              <w:right w:w="100" w:type="dxa"/>
            </w:tcMar>
            <w:vAlign w:val="center"/>
          </w:tcPr>
          <w:p w:rsidRPr="00AA1D05" w:rsidR="007F76F1" w:rsidRDefault="00245A90" w14:paraId="56FDFBE0" w14:textId="77777777">
            <w:pPr>
              <w:spacing w:line="276" w:lineRule="auto"/>
              <w:rPr>
                <w:rFonts w:ascii="Times New Roman" w:hAnsi="Times New Roman" w:cs="Times New Roman"/>
              </w:rPr>
            </w:pPr>
            <w:r>
              <w:rPr>
                <w:rFonts w:hint="eastAsia" w:ascii="SimSun" w:hAnsi="SimSun" w:eastAsia="SimSun" w:cs="SimSun"/>
                <w:color w:val="222222"/>
                <w:sz w:val="19"/>
                <w:lang w:val="zh-HK" w:eastAsia="zh-HK" w:bidi="en-US"/>
              </w:rPr>
              <w:t>亞軍</w:t>
            </w:r>
            <w:r>
              <w:rPr>
                <w:rFonts w:ascii="Times New Roman" w:hAnsi="Times New Roman" w:cs="Times New Roman"/>
                <w:color w:val="222222"/>
                <w:sz w:val="19"/>
                <w:lang w:val="zh-HK" w:eastAsia="zh-HK" w:bidi="en-US"/>
              </w:rPr>
              <w:t xml:space="preserve"> / First Runner-up</w:t>
            </w:r>
          </w:p>
        </w:tc>
        <w:tc>
          <w:tcPr>
            <w:tcW w:w="5328" w:type="dxa"/>
            <w:tcMar>
              <w:top w:w="80" w:type="dxa"/>
              <w:left w:w="100" w:type="dxa"/>
              <w:bottom w:w="80" w:type="dxa"/>
              <w:right w:w="100" w:type="dxa"/>
            </w:tcMar>
            <w:vAlign w:val="center"/>
          </w:tcPr>
          <w:p w:rsidRPr="00AA1D05" w:rsidR="007F76F1" w:rsidRDefault="33F6325B" w14:paraId="397CEF91" w14:textId="19171807">
            <w:pPr>
              <w:spacing w:line="276" w:lineRule="auto"/>
            </w:pPr>
            <w:r>
              <w:rPr>
                <w:rFonts w:hint="eastAsia" w:ascii="SimSun" w:hAnsi="SimSun" w:eastAsia="SimSun" w:cs="SimSun"/>
                <w:color w:val="222222"/>
                <w:sz w:val="19"/>
                <w:szCs w:val="19"/>
                <w:lang w:val="zh-HK" w:eastAsia="zh-HK" w:bidi="en-US"/>
              </w:rPr>
              <w:t>總額：</w:t>
            </w:r>
            <w:r>
              <w:rPr>
                <w:rFonts w:ascii="Times New Roman" w:hAnsi="Times New Roman" w:cs="Times New Roman"/>
                <w:color w:val="222222"/>
                <w:sz w:val="19"/>
                <w:szCs w:val="19"/>
                <w:lang w:val="zh-HK" w:eastAsia="zh-HK" w:bidi="en-US"/>
              </w:rPr>
              <w:t>HK$8,000</w:t>
            </w:r>
          </w:p>
          <w:p w:rsidRPr="00AA1D05" w:rsidR="007F76F1" w:rsidP="586FF6A1" w:rsidRDefault="33F6325B" w14:paraId="68B4B795" w14:textId="5A2E8F07">
            <w:pPr>
              <w:spacing w:line="276" w:lineRule="auto"/>
              <w:rPr>
                <w:rFonts w:ascii="Times New Roman" w:hAnsi="Times New Roman" w:cs="Times New Roman"/>
                <w:color w:val="222222"/>
                <w:sz w:val="19"/>
                <w:szCs w:val="19"/>
                <w:lang w:val="zh-HK" w:eastAsia="zh-HK" w:bidi="en-US"/>
              </w:rPr>
            </w:pPr>
            <w:r>
              <w:rPr>
                <w:rFonts w:ascii="Times New Roman" w:hAnsi="Times New Roman" w:eastAsia="Times New Roman" w:cs="Times New Roman"/>
                <w:sz w:val="19"/>
                <w:szCs w:val="19"/>
                <w:lang w:eastAsia="zh-HK"/>
              </w:rPr>
              <w:t xml:space="preserve">Total Amount: </w:t>
            </w:r>
            <w:r>
              <w:rPr>
                <w:rFonts w:ascii="Times New Roman" w:hAnsi="Times New Roman" w:cs="Times New Roman"/>
                <w:color w:val="222222"/>
                <w:sz w:val="19"/>
                <w:szCs w:val="19"/>
                <w:lang w:val="zh-HK" w:eastAsia="zh-HK" w:bidi="en-US"/>
              </w:rPr>
              <w:t>HK$8,000</w:t>
            </w:r>
          </w:p>
        </w:tc>
      </w:tr>
      <w:tr w:rsidRPr="00AA1D05" w:rsidR="007F76F1" w:rsidTr="33F6325B" w14:paraId="767EFF1D" w14:textId="77777777">
        <w:trPr>
          <w:jc w:val="center"/>
        </w:trPr>
        <w:tc>
          <w:tcPr>
            <w:tcW w:w="4608" w:type="dxa"/>
            <w:tcMar>
              <w:top w:w="80" w:type="dxa"/>
              <w:left w:w="100" w:type="dxa"/>
              <w:bottom w:w="80" w:type="dxa"/>
              <w:right w:w="100" w:type="dxa"/>
            </w:tcMar>
            <w:vAlign w:val="center"/>
          </w:tcPr>
          <w:p w:rsidRPr="00AA1D05" w:rsidR="007F76F1" w:rsidRDefault="00245A90" w14:paraId="5F576232" w14:textId="77777777">
            <w:pPr>
              <w:spacing w:line="276" w:lineRule="auto"/>
              <w:rPr>
                <w:rFonts w:ascii="Times New Roman" w:hAnsi="Times New Roman" w:cs="Times New Roman"/>
              </w:rPr>
            </w:pPr>
            <w:r>
              <w:rPr>
                <w:rFonts w:hint="eastAsia" w:ascii="SimSun" w:hAnsi="SimSun" w:eastAsia="SimSun" w:cs="SimSun"/>
                <w:color w:val="222222"/>
                <w:sz w:val="19"/>
                <w:lang w:val="zh-HK" w:eastAsia="zh-HK" w:bidi="en-US"/>
              </w:rPr>
              <w:t>季軍</w:t>
            </w:r>
            <w:r>
              <w:rPr>
                <w:rFonts w:ascii="Times New Roman" w:hAnsi="Times New Roman" w:cs="Times New Roman"/>
                <w:color w:val="222222"/>
                <w:sz w:val="19"/>
                <w:lang w:val="zh-HK" w:eastAsia="zh-HK" w:bidi="en-US"/>
              </w:rPr>
              <w:t xml:space="preserve"> / Second Runner-up</w:t>
            </w:r>
          </w:p>
        </w:tc>
        <w:tc>
          <w:tcPr>
            <w:tcW w:w="5328" w:type="dxa"/>
            <w:tcMar>
              <w:top w:w="80" w:type="dxa"/>
              <w:left w:w="100" w:type="dxa"/>
              <w:bottom w:w="80" w:type="dxa"/>
              <w:right w:w="100" w:type="dxa"/>
            </w:tcMar>
            <w:vAlign w:val="center"/>
          </w:tcPr>
          <w:p w:rsidRPr="00AA1D05" w:rsidR="007F76F1" w:rsidRDefault="33F6325B" w14:paraId="3C3DEA56" w14:textId="78F50944">
            <w:pPr>
              <w:spacing w:line="276" w:lineRule="auto"/>
            </w:pPr>
            <w:r>
              <w:rPr>
                <w:rFonts w:hint="eastAsia" w:ascii="SimSun" w:hAnsi="SimSun" w:eastAsia="SimSun" w:cs="SimSun"/>
                <w:color w:val="222222"/>
                <w:sz w:val="19"/>
                <w:szCs w:val="19"/>
                <w:lang w:val="zh-HK" w:eastAsia="zh-HK" w:bidi="en-US"/>
              </w:rPr>
              <w:t>總額：</w:t>
            </w:r>
            <w:r>
              <w:rPr>
                <w:rFonts w:ascii="Times New Roman" w:hAnsi="Times New Roman" w:cs="Times New Roman"/>
                <w:color w:val="222222"/>
                <w:sz w:val="19"/>
                <w:szCs w:val="19"/>
                <w:lang w:val="zh-HK" w:eastAsia="zh-HK" w:bidi="en-US"/>
              </w:rPr>
              <w:t>HK$5,000</w:t>
            </w:r>
          </w:p>
          <w:p w:rsidRPr="00AA1D05" w:rsidR="007F76F1" w:rsidP="586FF6A1" w:rsidRDefault="33F6325B" w14:paraId="365F063C" w14:textId="1175A870">
            <w:pPr>
              <w:spacing w:line="276" w:lineRule="auto"/>
              <w:rPr>
                <w:rFonts w:ascii="Times New Roman" w:hAnsi="Times New Roman" w:cs="Times New Roman"/>
                <w:color w:val="222222"/>
                <w:sz w:val="19"/>
                <w:szCs w:val="19"/>
                <w:lang w:val="zh-HK" w:eastAsia="zh-HK" w:bidi="en-US"/>
              </w:rPr>
            </w:pPr>
            <w:r>
              <w:rPr>
                <w:rFonts w:ascii="Times New Roman" w:hAnsi="Times New Roman" w:eastAsia="Times New Roman" w:cs="Times New Roman"/>
                <w:sz w:val="19"/>
                <w:szCs w:val="19"/>
                <w:lang w:eastAsia="zh-HK"/>
              </w:rPr>
              <w:t>Total Amount:</w:t>
            </w:r>
            <w:r>
              <w:rPr>
                <w:rFonts w:ascii="Times New Roman" w:hAnsi="Times New Roman" w:eastAsia="Times New Roman" w:cs="Times New Roman"/>
                <w:b/>
                <w:bCs/>
                <w:sz w:val="19"/>
                <w:szCs w:val="19"/>
                <w:lang w:eastAsia="zh-HK"/>
              </w:rPr>
              <w:t xml:space="preserve"> </w:t>
            </w:r>
            <w:r>
              <w:rPr>
                <w:rFonts w:ascii="Times New Roman" w:hAnsi="Times New Roman" w:cs="Times New Roman"/>
                <w:color w:val="222222"/>
                <w:sz w:val="19"/>
                <w:szCs w:val="19"/>
                <w:lang w:val="zh-HK" w:eastAsia="zh-HK" w:bidi="en-US"/>
              </w:rPr>
              <w:t>HK$5,000</w:t>
            </w:r>
          </w:p>
        </w:tc>
      </w:tr>
      <w:tr w:rsidRPr="00AA1D05" w:rsidR="007F76F1" w:rsidTr="33F6325B" w14:paraId="0D7C4E05" w14:textId="77777777">
        <w:trPr>
          <w:jc w:val="center"/>
        </w:trPr>
        <w:tc>
          <w:tcPr>
            <w:tcW w:w="4608" w:type="dxa"/>
            <w:tcMar>
              <w:top w:w="80" w:type="dxa"/>
              <w:left w:w="100" w:type="dxa"/>
              <w:bottom w:w="80" w:type="dxa"/>
              <w:right w:w="100" w:type="dxa"/>
            </w:tcMar>
            <w:vAlign w:val="center"/>
          </w:tcPr>
          <w:p w:rsidRPr="00AA1D05" w:rsidR="007F76F1" w:rsidRDefault="00245A90" w14:paraId="010DFB24" w14:textId="77777777">
            <w:pPr>
              <w:spacing w:line="276" w:lineRule="auto"/>
              <w:rPr>
                <w:rFonts w:ascii="Times New Roman" w:hAnsi="Times New Roman" w:cs="Times New Roman"/>
              </w:rPr>
            </w:pPr>
            <w:r>
              <w:rPr>
                <w:rFonts w:hint="eastAsia" w:ascii="SimSun" w:hAnsi="SimSun" w:eastAsia="SimSun" w:cs="SimSun"/>
                <w:color w:val="222222"/>
                <w:sz w:val="19"/>
                <w:lang w:val="zh-HK" w:eastAsia="zh-HK" w:bidi="en-US"/>
              </w:rPr>
              <w:t>優異獎（</w:t>
            </w:r>
            <w:r>
              <w:rPr>
                <w:rFonts w:ascii="Times New Roman" w:hAnsi="Times New Roman" w:cs="Times New Roman"/>
                <w:color w:val="222222"/>
                <w:sz w:val="19"/>
                <w:lang w:val="zh-HK" w:eastAsia="zh-HK" w:bidi="en-US"/>
              </w:rPr>
              <w:t xml:space="preserve">5 </w:t>
            </w:r>
            <w:r>
              <w:rPr>
                <w:rFonts w:hint="eastAsia" w:ascii="SimSun" w:hAnsi="SimSun" w:eastAsia="SimSun" w:cs="SimSun"/>
                <w:color w:val="222222"/>
                <w:sz w:val="19"/>
                <w:lang w:val="zh-HK" w:eastAsia="zh-HK" w:bidi="en-US"/>
              </w:rPr>
              <w:t>名／隊）</w:t>
            </w:r>
            <w:r>
              <w:rPr>
                <w:rFonts w:ascii="Times New Roman" w:hAnsi="Times New Roman" w:cs="Times New Roman"/>
                <w:color w:val="222222"/>
                <w:sz w:val="19"/>
                <w:lang w:val="zh-HK" w:eastAsia="zh-HK" w:bidi="en-US"/>
              </w:rPr>
              <w:t xml:space="preserve"> / Outstanding Awards (5 awards)</w:t>
            </w:r>
          </w:p>
        </w:tc>
        <w:tc>
          <w:tcPr>
            <w:tcW w:w="5328" w:type="dxa"/>
            <w:tcMar>
              <w:top w:w="80" w:type="dxa"/>
              <w:left w:w="100" w:type="dxa"/>
              <w:bottom w:w="80" w:type="dxa"/>
              <w:right w:w="100" w:type="dxa"/>
            </w:tcMar>
            <w:vAlign w:val="center"/>
          </w:tcPr>
          <w:p w:rsidRPr="00AA1D05" w:rsidR="007F76F1" w:rsidRDefault="00245A90" w14:paraId="10685472" w14:textId="77777777">
            <w:pPr>
              <w:spacing w:line="276" w:lineRule="auto"/>
              <w:rPr>
                <w:rFonts w:ascii="Times New Roman" w:hAnsi="Times New Roman" w:cs="Times New Roman"/>
              </w:rPr>
            </w:pPr>
            <w:r>
              <w:rPr>
                <w:rFonts w:hint="eastAsia" w:ascii="SimSun" w:hAnsi="SimSun" w:eastAsia="SimSun" w:cs="SimSun"/>
                <w:color w:val="222222"/>
                <w:sz w:val="19"/>
                <w:lang w:val="zh-HK" w:eastAsia="zh-HK" w:bidi="en-US"/>
              </w:rPr>
              <w:t>每名／隊</w:t>
            </w:r>
            <w:r>
              <w:rPr>
                <w:rFonts w:ascii="Times New Roman" w:hAnsi="Times New Roman" w:cs="Times New Roman"/>
                <w:color w:val="222222"/>
                <w:sz w:val="19"/>
                <w:lang w:val="zh-HK" w:eastAsia="zh-HK" w:bidi="en-US"/>
              </w:rPr>
              <w:t xml:space="preserve"> HK$2,000</w:t>
            </w:r>
            <w:r>
              <w:rPr>
                <w:rFonts w:ascii="Times New Roman" w:hAnsi="Times New Roman" w:cs="Times New Roman"/>
                <w:color w:val="222222"/>
                <w:sz w:val="19"/>
                <w:lang w:val="zh-HK" w:eastAsia="zh-HK" w:bidi="en-US"/>
              </w:rPr>
              <w:br/>
            </w:r>
            <w:r>
              <w:rPr>
                <w:rFonts w:ascii="Times New Roman" w:hAnsi="Times New Roman" w:cs="Times New Roman"/>
                <w:color w:val="222222"/>
                <w:sz w:val="19"/>
                <w:lang w:val="zh-HK" w:eastAsia="zh-HK" w:bidi="en-US"/>
              </w:rPr>
              <w:t>HK$2,000 per award</w:t>
            </w:r>
          </w:p>
        </w:tc>
      </w:tr>
      <w:tr w:rsidRPr="00AA1D05" w:rsidR="007F76F1" w:rsidTr="33F6325B" w14:paraId="164A0D5A" w14:textId="77777777">
        <w:trPr>
          <w:jc w:val="center"/>
        </w:trPr>
        <w:tc>
          <w:tcPr>
            <w:tcW w:w="4608" w:type="dxa"/>
            <w:tcMar>
              <w:top w:w="80" w:type="dxa"/>
              <w:left w:w="100" w:type="dxa"/>
              <w:bottom w:w="80" w:type="dxa"/>
              <w:right w:w="100" w:type="dxa"/>
            </w:tcMar>
            <w:vAlign w:val="center"/>
          </w:tcPr>
          <w:p w:rsidRPr="00AA1D05" w:rsidR="007F76F1" w:rsidRDefault="00245A90" w14:paraId="74C9C20F" w14:textId="77777777">
            <w:pPr>
              <w:spacing w:line="276" w:lineRule="auto"/>
              <w:rPr>
                <w:rFonts w:ascii="Times New Roman" w:hAnsi="Times New Roman" w:cs="Times New Roman"/>
              </w:rPr>
            </w:pPr>
            <w:r>
              <w:rPr>
                <w:rFonts w:hint="eastAsia" w:ascii="SimSun" w:hAnsi="SimSun" w:eastAsia="SimSun" w:cs="SimSun"/>
                <w:color w:val="222222"/>
                <w:sz w:val="19"/>
                <w:lang w:val="zh-HK" w:eastAsia="zh-HK" w:bidi="en-US"/>
              </w:rPr>
              <w:t>特別嘉許獎（可選）</w:t>
            </w:r>
            <w:r>
              <w:rPr>
                <w:rFonts w:ascii="Times New Roman" w:hAnsi="Times New Roman" w:cs="Times New Roman"/>
                <w:color w:val="222222"/>
                <w:sz w:val="19"/>
                <w:lang w:val="zh-HK" w:eastAsia="zh-HK" w:bidi="en-US"/>
              </w:rPr>
              <w:t xml:space="preserve"> / Special Commendation (optional)</w:t>
            </w:r>
          </w:p>
        </w:tc>
        <w:tc>
          <w:tcPr>
            <w:tcW w:w="5328" w:type="dxa"/>
            <w:tcMar>
              <w:top w:w="80" w:type="dxa"/>
              <w:left w:w="100" w:type="dxa"/>
              <w:bottom w:w="80" w:type="dxa"/>
              <w:right w:w="100" w:type="dxa"/>
            </w:tcMar>
            <w:vAlign w:val="center"/>
          </w:tcPr>
          <w:p w:rsidRPr="00AA1D05" w:rsidR="007F76F1" w:rsidRDefault="00245A90" w14:paraId="7B26B065" w14:textId="77777777">
            <w:pPr>
              <w:spacing w:line="276" w:lineRule="auto"/>
              <w:rPr>
                <w:rFonts w:ascii="Times New Roman" w:hAnsi="Times New Roman" w:cs="Times New Roman"/>
              </w:rPr>
            </w:pPr>
            <w:r>
              <w:rPr>
                <w:rFonts w:hint="eastAsia" w:ascii="SimSun" w:hAnsi="SimSun" w:eastAsia="SimSun" w:cs="SimSun"/>
                <w:color w:val="222222"/>
                <w:sz w:val="19"/>
                <w:lang w:val="zh-HK" w:eastAsia="zh-HK" w:bidi="en-US"/>
              </w:rPr>
              <w:t>如最佳創意、最佳展示、最佳學術嚴謹度等，可頒發證書。</w:t>
            </w:r>
            <w:r>
              <w:rPr>
                <w:rFonts w:ascii="Times New Roman" w:hAnsi="Times New Roman" w:cs="Times New Roman"/>
                <w:color w:val="222222"/>
                <w:sz w:val="19"/>
                <w:lang w:val="zh-HK" w:eastAsia="zh-HK" w:bidi="en-US"/>
              </w:rPr>
              <w:br/>
            </w:r>
            <w:r>
              <w:rPr>
                <w:rFonts w:ascii="Times New Roman" w:hAnsi="Times New Roman" w:cs="Times New Roman"/>
                <w:color w:val="222222"/>
                <w:sz w:val="19"/>
                <w:lang w:val="zh-HK" w:eastAsia="zh-HK" w:bidi="en-US"/>
              </w:rPr>
              <w:t>Certificates may be awarded for categories such as Best Creativity, Best Presentation or Best Scholarly Rigor.</w:t>
            </w:r>
          </w:p>
        </w:tc>
      </w:tr>
    </w:tbl>
    <w:p w:rsidRPr="00AA1D05" w:rsidR="007F76F1" w:rsidP="41711D24" w:rsidRDefault="00245A90" w14:paraId="31EEF682" w14:textId="77777777">
      <w:pPr>
        <w:spacing w:after="40" w:line="300" w:lineRule="auto"/>
        <w:rPr>
          <w:rFonts w:ascii="SimSun" w:hAnsi="SimSun" w:eastAsia="SimSun" w:cs="SimSun"/>
          <w:color w:val="auto"/>
          <w:lang w:eastAsia="zh-TW"/>
          <w:rPrChange w:author="Guest User" w:date="2026-07-02T01:28:42.317Z" w:id="904238985">
            <w:rPr>
              <w:rFonts w:ascii="Times New Roman" w:hAnsi="Times New Roman" w:cs="Times New Roman"/>
              <w:color w:val="auto"/>
              <w:lang w:eastAsia="zh-TW"/>
            </w:rPr>
          </w:rPrChange>
        </w:rPr>
      </w:pPr>
      <w:r w:rsidRPr="41711D24" w:rsidR="41711D24">
        <w:rPr>
          <w:rFonts w:ascii="SimSun" w:hAnsi="SimSun" w:eastAsia="SimSun" w:cs="SimSun"/>
          <w:color w:val="auto"/>
          <w:lang w:val="zh-HK" w:eastAsia="zh-HK" w:bidi="en-US"/>
          <w:rPrChange w:author="Guest User" w:date="2026-07-02T01:28:42.317Z" w16du:dateUtc="2026-07-02T01:28:42.317Z" w:id="276417892">
            <w:rPr>
              <w:rFonts w:ascii="SimSun" w:hAnsi="SimSun" w:eastAsia="SimSun" w:cs="SimSun"/>
              <w:color w:val="222222"/>
              <w:lang w:val="zh-HK" w:eastAsia="zh-HK" w:bidi="en-US"/>
            </w:rPr>
          </w:rPrChange>
        </w:rPr>
        <w:t>所有得獎及入圍作品可獲證書；主辦單位可邀請得獎者於頒獎典禮、網站、社交媒體、展覽或教學活動中展示其成果。</w:t>
      </w:r>
    </w:p>
    <w:p w:rsidRPr="00AA1D05" w:rsidR="007F76F1" w:rsidP="41711D24" w:rsidRDefault="586FF6A1" w14:paraId="3773B7A3" w14:textId="77777777">
      <w:pPr>
        <w:spacing w:after="120" w:line="288" w:lineRule="auto"/>
        <w:rPr>
          <w:rFonts w:ascii="Times New Roman" w:hAnsi="Times New Roman" w:cs="Times New Roman"/>
          <w:i w:val="1"/>
          <w:iCs w:val="1"/>
          <w:color w:val="595959" w:themeColor="text1" w:themeTint="A6" w:themeShade="FF"/>
          <w:sz w:val="19"/>
          <w:szCs w:val="19"/>
          <w:lang w:val="zh-HK" w:eastAsia="zh-HK" w:bidi="en-US"/>
          <w:rPrChange w:author="Guest User" w:date="2026-07-02T01:29:05.562Z" w:id="193940327"/>
        </w:rPr>
      </w:pPr>
      <w:r w:rsidRPr="41711D24" w:rsidR="41711D24">
        <w:rPr>
          <w:rFonts w:ascii="Times New Roman" w:hAnsi="Times New Roman" w:cs="Times New Roman"/>
          <w:i w:val="1"/>
          <w:iCs w:val="1"/>
          <w:color w:val="595959" w:themeColor="text1" w:themeTint="A6" w:themeShade="FF"/>
          <w:sz w:val="19"/>
          <w:szCs w:val="19"/>
          <w:lang w:val="zh-HK" w:eastAsia="zh-HK" w:bidi="en-US"/>
          <w:rPrChange w:author="Guest User" w:date="2026-07-02T01:29:05.562Z" w16du:dateUtc="2026-07-02T01:29:05.562Z" w:id="101185479">
            <w:rPr>
              <w:rFonts w:ascii="Times New Roman" w:hAnsi="Times New Roman" w:cs="Times New Roman"/>
              <w:i w:val="1"/>
              <w:iCs w:val="1"/>
              <w:color w:val="555555"/>
              <w:sz w:val="19"/>
              <w:szCs w:val="19"/>
              <w:lang w:val="zh-HK" w:eastAsia="zh-HK" w:bidi="en-US"/>
            </w:rPr>
          </w:rPrChange>
        </w:rPr>
        <w:t>Certificates may be awarded to prize winners and shortlisted entries. Awardees may also be invited to showcase their work at the award ceremony, on the competition website, on social media, in exhibitions or in related teaching activities.</w:t>
      </w:r>
    </w:p>
    <w:p w:rsidRPr="00212C0C" w:rsidR="586FF6A1" w:rsidP="41711D24" w:rsidRDefault="33F6325B" w14:paraId="6DF5E7B0" w14:textId="5ECA1DB1">
      <w:pPr>
        <w:spacing w:after="40" w:line="300" w:lineRule="auto"/>
        <w:rPr>
          <w:rFonts w:ascii="SimSun" w:hAnsi="SimSun" w:eastAsia="SimSun" w:cs="SimSun"/>
          <w:color w:val="auto" w:themeColor="text1" w:themeTint="D9"/>
          <w:lang w:eastAsia="zh-HK"/>
          <w:rPrChange w:author="Guest User" w:date="2026-07-02T01:28:34.716Z" w:id="1117913883">
            <w:rPr>
              <w:rFonts w:ascii="SimSun" w:hAnsi="SimSun" w:eastAsia="SimSun" w:cs="SimSun"/>
              <w:color w:val="262626" w:themeColor="text1" w:themeTint="D9" w:themeShade="FF"/>
              <w:lang w:eastAsia="zh-HK"/>
            </w:rPr>
          </w:rPrChange>
        </w:rPr>
      </w:pPr>
      <w:r w:rsidRPr="41711D24" w:rsidR="41711D24">
        <w:rPr>
          <w:rFonts w:ascii="SimSun" w:hAnsi="SimSun" w:eastAsia="SimSun" w:cs="SimSun"/>
          <w:color w:val="auto"/>
          <w:lang w:eastAsia="zh-HK"/>
          <w:rPrChange w:author="Guest User" w:date="2026-07-02T01:28:45.207Z" w16du:dateUtc="2026-07-02T01:28:45.207Z" w:id="1689432192">
            <w:rPr>
              <w:rFonts w:ascii="SimSun" w:hAnsi="SimSun" w:eastAsia="SimSun" w:cs="SimSun"/>
              <w:color w:val="262626" w:themeColor="text1" w:themeTint="D9" w:themeShade="FF"/>
              <w:lang w:eastAsia="zh-HK"/>
            </w:rPr>
          </w:rPrChange>
        </w:rPr>
        <w:t>參賽團隊內部若因獎金分配、貢獻度</w:t>
      </w:r>
      <w:r w:rsidRPr="41711D24" w:rsidR="41711D24">
        <w:rPr>
          <w:rFonts w:ascii="SimSun" w:hAnsi="SimSun" w:eastAsia="SimSun" w:cs="SimSun"/>
          <w:color w:val="auto"/>
          <w:lang w:eastAsia="zh-HK"/>
          <w:rPrChange w:author="Guest User" w:date="2026-07-02T01:28:25.532Z" w16du:dateUtc="2026-07-02T01:28:25.532Z" w:id="1469714501">
            <w:rPr>
              <w:rFonts w:ascii="SimSun" w:hAnsi="SimSun" w:eastAsia="SimSun" w:cs="SimSun"/>
              <w:color w:val="262626" w:themeColor="text1" w:themeTint="D9" w:themeShade="FF"/>
              <w:lang w:eastAsia="zh-HK"/>
            </w:rPr>
          </w:rPrChange>
        </w:rPr>
        <w:t>、作者署名或</w:t>
      </w:r>
      <w:r w:rsidRPr="41711D24" w:rsidR="41711D24">
        <w:rPr>
          <w:rFonts w:ascii="SimSun" w:hAnsi="SimSun" w:eastAsia="SimSun" w:cs="SimSun"/>
          <w:color w:val="auto"/>
          <w:lang w:eastAsia="zh-HK"/>
          <w:rPrChange w:author="Guest User" w:date="2026-07-02T01:28:25.532Z" w16du:dateUtc="2026-07-02T01:28:25.532Z" w:id="28789397">
            <w:rPr>
              <w:rFonts w:ascii="SimSun" w:hAnsi="SimSun" w:eastAsia="SimSun" w:cs="SimSun"/>
              <w:color w:val="262626" w:themeColor="text1" w:themeTint="D9" w:themeShade="FF"/>
              <w:lang w:eastAsia="zh-HK"/>
            </w:rPr>
          </w:rPrChange>
        </w:rPr>
        <w:t>其他非可歸責於主辦單位之</w:t>
      </w:r>
      <w:r w:rsidRPr="41711D24" w:rsidR="41711D24">
        <w:rPr>
          <w:rFonts w:ascii="SimSun" w:hAnsi="SimSun" w:eastAsia="SimSun" w:cs="SimSun"/>
          <w:color w:val="auto"/>
          <w:lang w:eastAsia="zh-HK"/>
          <w:rPrChange w:author="Guest User" w:date="2026-07-02T01:28:25.532Z" w16du:dateUtc="2026-07-02T01:28:25.532Z" w:id="25150659">
            <w:rPr>
              <w:rFonts w:ascii="SimSun" w:hAnsi="SimSun" w:eastAsia="SimSun" w:cs="SimSun"/>
              <w:color w:val="262626" w:themeColor="text1" w:themeTint="D9" w:themeShade="FF"/>
              <w:lang w:eastAsia="zh-HK"/>
            </w:rPr>
          </w:rPrChange>
        </w:rPr>
        <w:t>事項</w:t>
      </w:r>
      <w:r w:rsidRPr="41711D24" w:rsidR="41711D24">
        <w:rPr>
          <w:rFonts w:ascii="SimSun" w:hAnsi="SimSun" w:eastAsia="SimSun" w:cs="SimSun"/>
          <w:color w:val="auto"/>
          <w:lang w:eastAsia="zh-HK"/>
          <w:rPrChange w:author="Guest User" w:date="2026-07-02T01:28:25.532Z" w16du:dateUtc="2026-07-02T01:28:25.532Z" w:id="1920600962">
            <w:rPr>
              <w:rFonts w:ascii="SimSun" w:hAnsi="SimSun" w:eastAsia="SimSun" w:cs="SimSun"/>
              <w:color w:val="262626" w:themeColor="text1" w:themeTint="D9" w:themeShade="FF"/>
              <w:lang w:eastAsia="zh-HK"/>
            </w:rPr>
          </w:rPrChange>
        </w:rPr>
        <w:t>產生糾紛，應由團隊成員自行協商解決。主辦單位不承擔任何調解、仲裁或法律責任。</w:t>
      </w:r>
    </w:p>
    <w:p w:rsidR="586FF6A1" w:rsidP="41711D24" w:rsidRDefault="774E18FE" w14:paraId="5A1BB7E9" w14:textId="4843462E">
      <w:pPr>
        <w:spacing w:after="120" w:line="288" w:lineRule="auto"/>
        <w:rPr>
          <w:rFonts w:ascii="Times New Roman" w:hAnsi="Times New Roman" w:eastAsia="Times New Roman" w:cs="Times New Roman"/>
          <w:i w:val="1"/>
          <w:iCs w:val="1"/>
          <w:color w:val="595959" w:themeColor="text1" w:themeTint="A6" w:themeShade="FF"/>
          <w:sz w:val="19"/>
          <w:szCs w:val="19"/>
          <w:lang w:eastAsia="zh-HK"/>
          <w:rPrChange w:author="Guest User" w:date="2026-07-02T01:29:02.29Z" w:id="613067568">
            <w:rPr>
              <w:rFonts w:ascii="Times New Roman" w:hAnsi="Times New Roman" w:eastAsia="Times New Roman" w:cs="Times New Roman"/>
              <w:i w:val="1"/>
              <w:iCs w:val="1"/>
              <w:color w:val="000000" w:themeColor="text1" w:themeTint="FF" w:themeShade="FF"/>
              <w:sz w:val="19"/>
              <w:szCs w:val="19"/>
              <w:lang w:eastAsia="zh-HK"/>
            </w:rPr>
          </w:rPrChange>
        </w:rPr>
      </w:pPr>
      <w:r w:rsidRPr="41711D24" w:rsidR="41711D24">
        <w:rPr>
          <w:rFonts w:ascii="Times New Roman" w:hAnsi="Times New Roman" w:eastAsia="Times New Roman" w:cs="Times New Roman"/>
          <w:i w:val="1"/>
          <w:iCs w:val="1"/>
          <w:color w:val="595959" w:themeColor="text1" w:themeTint="A6" w:themeShade="FF"/>
          <w:sz w:val="19"/>
          <w:szCs w:val="19"/>
          <w:lang w:eastAsia="zh-HK"/>
          <w:rPrChange w:author="Guest User" w:date="2026-07-02T01:29:02.29Z" w16du:dateUtc="2026-07-02T01:29:02.29Z" w:id="139659896">
            <w:rPr>
              <w:rFonts w:ascii="Times New Roman" w:hAnsi="Times New Roman" w:eastAsia="Times New Roman" w:cs="Times New Roman"/>
              <w:i w:val="1"/>
              <w:iCs w:val="1"/>
              <w:color w:val="000000" w:themeColor="text1" w:themeTint="FF" w:themeShade="FF"/>
              <w:sz w:val="19"/>
              <w:szCs w:val="19"/>
              <w:lang w:eastAsia="zh-HK"/>
            </w:rPr>
          </w:rPrChange>
        </w:rPr>
        <w:t xml:space="preserve">Any internal disputes among members of a participating team, including disputes concerning the distribution of prize money, recognition of contributions, authorship, or any other matters not caused by or attributable to the </w:t>
      </w:r>
      <w:r w:rsidRPr="41711D24" w:rsidR="41711D24">
        <w:rPr>
          <w:rFonts w:ascii="Times New Roman" w:hAnsi="Times New Roman" w:eastAsia="Times New Roman" w:cs="Times New Roman"/>
          <w:i w:val="1"/>
          <w:iCs w:val="1"/>
          <w:color w:val="595959" w:themeColor="text1" w:themeTint="A6" w:themeShade="FF"/>
          <w:sz w:val="19"/>
          <w:szCs w:val="19"/>
          <w:lang w:eastAsia="zh-HK"/>
          <w:rPrChange w:author="Guest User" w:date="2026-07-02T01:29:02.29Z" w16du:dateUtc="2026-07-02T01:29:02.29Z" w:id="146621162">
            <w:rPr>
              <w:rFonts w:ascii="Times New Roman" w:hAnsi="Times New Roman" w:eastAsia="Times New Roman" w:cs="Times New Roman"/>
              <w:i w:val="1"/>
              <w:iCs w:val="1"/>
              <w:color w:val="000000" w:themeColor="text1" w:themeTint="FF" w:themeShade="FF"/>
              <w:sz w:val="19"/>
              <w:szCs w:val="19"/>
              <w:lang w:eastAsia="zh-HK"/>
            </w:rPr>
          </w:rPrChange>
        </w:rPr>
        <w:t>Organising</w:t>
      </w:r>
      <w:r w:rsidRPr="41711D24" w:rsidR="41711D24">
        <w:rPr>
          <w:rFonts w:ascii="Times New Roman" w:hAnsi="Times New Roman" w:eastAsia="Times New Roman" w:cs="Times New Roman"/>
          <w:i w:val="1"/>
          <w:iCs w:val="1"/>
          <w:color w:val="595959" w:themeColor="text1" w:themeTint="A6" w:themeShade="FF"/>
          <w:sz w:val="19"/>
          <w:szCs w:val="19"/>
          <w:lang w:eastAsia="zh-HK"/>
          <w:rPrChange w:author="Guest User" w:date="2026-07-02T01:29:02.29Z" w16du:dateUtc="2026-07-02T01:29:02.29Z" w:id="2036279799">
            <w:rPr>
              <w:rFonts w:ascii="Times New Roman" w:hAnsi="Times New Roman" w:eastAsia="Times New Roman" w:cs="Times New Roman"/>
              <w:i w:val="1"/>
              <w:iCs w:val="1"/>
              <w:color w:val="000000" w:themeColor="text1" w:themeTint="FF" w:themeShade="FF"/>
              <w:sz w:val="19"/>
              <w:szCs w:val="19"/>
              <w:lang w:eastAsia="zh-HK"/>
            </w:rPr>
          </w:rPrChange>
        </w:rPr>
        <w:t xml:space="preserve"> Committee, shall be resolved internally by the team members. The </w:t>
      </w:r>
      <w:r w:rsidRPr="41711D24" w:rsidR="41711D24">
        <w:rPr>
          <w:rFonts w:ascii="Times New Roman" w:hAnsi="Times New Roman" w:eastAsia="Times New Roman" w:cs="Times New Roman"/>
          <w:i w:val="1"/>
          <w:iCs w:val="1"/>
          <w:color w:val="595959" w:themeColor="text1" w:themeTint="A6" w:themeShade="FF"/>
          <w:sz w:val="19"/>
          <w:szCs w:val="19"/>
          <w:lang w:eastAsia="zh-HK"/>
          <w:rPrChange w:author="Guest User" w:date="2026-07-02T01:29:02.29Z" w16du:dateUtc="2026-07-02T01:29:02.29Z" w:id="1247487193">
            <w:rPr>
              <w:rFonts w:ascii="Times New Roman" w:hAnsi="Times New Roman" w:eastAsia="Times New Roman" w:cs="Times New Roman"/>
              <w:i w:val="1"/>
              <w:iCs w:val="1"/>
              <w:color w:val="000000" w:themeColor="text1" w:themeTint="FF" w:themeShade="FF"/>
              <w:sz w:val="19"/>
              <w:szCs w:val="19"/>
              <w:lang w:eastAsia="zh-HK"/>
            </w:rPr>
          </w:rPrChange>
        </w:rPr>
        <w:t>Organising</w:t>
      </w:r>
      <w:r w:rsidRPr="41711D24" w:rsidR="41711D24">
        <w:rPr>
          <w:rFonts w:ascii="Times New Roman" w:hAnsi="Times New Roman" w:eastAsia="Times New Roman" w:cs="Times New Roman"/>
          <w:i w:val="1"/>
          <w:iCs w:val="1"/>
          <w:color w:val="595959" w:themeColor="text1" w:themeTint="A6" w:themeShade="FF"/>
          <w:sz w:val="19"/>
          <w:szCs w:val="19"/>
          <w:lang w:eastAsia="zh-HK"/>
          <w:rPrChange w:author="Guest User" w:date="2026-07-02T01:29:02.29Z" w16du:dateUtc="2026-07-02T01:29:02.29Z" w:id="1065950615">
            <w:rPr>
              <w:rFonts w:ascii="Times New Roman" w:hAnsi="Times New Roman" w:eastAsia="Times New Roman" w:cs="Times New Roman"/>
              <w:i w:val="1"/>
              <w:iCs w:val="1"/>
              <w:color w:val="000000" w:themeColor="text1" w:themeTint="FF" w:themeShade="FF"/>
              <w:sz w:val="19"/>
              <w:szCs w:val="19"/>
              <w:lang w:eastAsia="zh-HK"/>
            </w:rPr>
          </w:rPrChange>
        </w:rPr>
        <w:t xml:space="preserve"> Committee shall have no obligation or liability to mediate, arbitrate, or otherwise resolve such disputes.</w:t>
      </w:r>
    </w:p>
    <w:p w:rsidRPr="00AA1D05" w:rsidR="007F76F1" w:rsidRDefault="00245A90" w14:paraId="6D58BCF5" w14:textId="38165D11">
      <w:pPr>
        <w:spacing w:before="240" w:after="80" w:line="264" w:lineRule="auto"/>
        <w:rPr>
          <w:rFonts w:ascii="Times New Roman" w:hAnsi="Times New Roman" w:cs="Times New Roman"/>
        </w:rPr>
      </w:pPr>
      <w:r>
        <w:rPr>
          <w:rFonts w:ascii="SimSun" w:hAnsi="SimSun" w:eastAsia="SimSun" w:cs="SimSun"/>
          <w:b/>
          <w:bCs/>
          <w:color w:val="8A1C1C"/>
          <w:sz w:val="28"/>
          <w:szCs w:val="28"/>
          <w:lang w:val="zh-HK" w:eastAsia="zh-HK" w:bidi="en-US"/>
        </w:rPr>
        <w:t>九、擬定時間表</w:t>
      </w:r>
      <w:r>
        <w:rPr>
          <w:rFonts w:ascii="Times New Roman" w:hAnsi="Times New Roman" w:cs="Times New Roman"/>
          <w:b/>
          <w:bCs/>
          <w:color w:val="8A1C1C"/>
          <w:sz w:val="28"/>
          <w:szCs w:val="28"/>
          <w:lang w:val="zh-HK" w:eastAsia="zh-HK" w:bidi="en-US"/>
        </w:rPr>
        <w:t xml:space="preserve"> / 9. Indicative Timeline</w:t>
      </w:r>
    </w:p>
    <w:tbl>
      <w:tblPr>
        <w:tblStyle w:val="TableGrid"/>
        <w:tblW w:w="0" w:type="auto"/>
        <w:jc w:val="center"/>
        <w:tblBorders>
          <w:top w:val="single" w:color="D8D8D8" w:sz="6" w:space="0"/>
          <w:left w:val="single" w:color="D8D8D8" w:sz="6" w:space="0"/>
          <w:bottom w:val="single" w:color="D8D8D8" w:sz="6" w:space="0"/>
          <w:right w:val="single" w:color="D8D8D8" w:sz="6" w:space="0"/>
          <w:insideH w:val="single" w:color="D8D8D8" w:sz="6" w:space="0"/>
          <w:insideV w:val="single" w:color="D8D8D8" w:sz="6" w:space="0"/>
        </w:tblBorders>
        <w:tblLayout w:type="fixed"/>
        <w:tblLook w:val="04A0" w:firstRow="1" w:lastRow="0" w:firstColumn="1" w:lastColumn="0" w:noHBand="0" w:noVBand="1"/>
      </w:tblPr>
      <w:tblGrid>
        <w:gridCol w:w="2880"/>
        <w:gridCol w:w="7056"/>
      </w:tblGrid>
      <w:tr w:rsidRPr="00AA1D05" w:rsidR="007F76F1" w:rsidTr="33F6325B" w14:paraId="09CE67D5" w14:textId="77777777">
        <w:trPr>
          <w:tblHeader/>
          <w:jc w:val="center"/>
        </w:trPr>
        <w:tc>
          <w:tcPr>
            <w:tcW w:w="2880" w:type="dxa"/>
            <w:shd w:val="clear" w:color="auto" w:fill="8A1C1C"/>
            <w:tcMar>
              <w:top w:w="80" w:type="dxa"/>
              <w:left w:w="100" w:type="dxa"/>
              <w:bottom w:w="80" w:type="dxa"/>
              <w:right w:w="100" w:type="dxa"/>
            </w:tcMar>
            <w:vAlign w:val="center"/>
          </w:tcPr>
          <w:p w:rsidRPr="00AA1D05" w:rsidR="007F76F1" w:rsidRDefault="00245A90" w14:paraId="0055ED8E" w14:textId="77777777">
            <w:pPr>
              <w:spacing w:line="276" w:lineRule="auto"/>
              <w:jc w:val="center"/>
              <w:rPr>
                <w:rFonts w:ascii="Times New Roman" w:hAnsi="Times New Roman" w:cs="Times New Roman"/>
              </w:rPr>
            </w:pPr>
            <w:r>
              <w:rPr>
                <w:rFonts w:hint="eastAsia" w:ascii="SimSun" w:hAnsi="SimSun" w:eastAsia="SimSun" w:cs="SimSun"/>
                <w:b/>
                <w:color w:val="FFFFFF"/>
                <w:sz w:val="19"/>
                <w:lang w:val="zh-HK" w:eastAsia="zh-HK" w:bidi="en-US"/>
              </w:rPr>
              <w:t>時間</w:t>
            </w:r>
            <w:r>
              <w:rPr>
                <w:rFonts w:ascii="Times New Roman" w:hAnsi="Times New Roman" w:cs="Times New Roman"/>
                <w:b/>
                <w:color w:val="FFFFFF"/>
                <w:sz w:val="19"/>
                <w:lang w:val="zh-HK" w:eastAsia="zh-HK" w:bidi="en-US"/>
              </w:rPr>
              <w:t xml:space="preserve"> / Time</w:t>
            </w:r>
          </w:p>
        </w:tc>
        <w:tc>
          <w:tcPr>
            <w:tcW w:w="7056" w:type="dxa"/>
            <w:shd w:val="clear" w:color="auto" w:fill="8A1C1C"/>
            <w:tcMar>
              <w:top w:w="80" w:type="dxa"/>
              <w:left w:w="100" w:type="dxa"/>
              <w:bottom w:w="80" w:type="dxa"/>
              <w:right w:w="100" w:type="dxa"/>
            </w:tcMar>
            <w:vAlign w:val="center"/>
          </w:tcPr>
          <w:p w:rsidRPr="00AA1D05" w:rsidR="007F76F1" w:rsidRDefault="00245A90" w14:paraId="7B871F73" w14:textId="77777777">
            <w:pPr>
              <w:spacing w:line="276" w:lineRule="auto"/>
              <w:jc w:val="center"/>
              <w:rPr>
                <w:rFonts w:ascii="Times New Roman" w:hAnsi="Times New Roman" w:cs="Times New Roman"/>
              </w:rPr>
            </w:pPr>
            <w:r>
              <w:rPr>
                <w:rFonts w:hint="eastAsia" w:ascii="SimSun" w:hAnsi="SimSun" w:eastAsia="SimSun" w:cs="SimSun"/>
                <w:b/>
                <w:color w:val="FFFFFF"/>
                <w:sz w:val="19"/>
                <w:lang w:val="zh-HK" w:eastAsia="zh-HK" w:bidi="en-US"/>
              </w:rPr>
              <w:t>內容</w:t>
            </w:r>
            <w:r>
              <w:rPr>
                <w:rFonts w:ascii="Times New Roman" w:hAnsi="Times New Roman" w:cs="Times New Roman"/>
                <w:b/>
                <w:color w:val="FFFFFF"/>
                <w:sz w:val="19"/>
                <w:lang w:val="zh-HK" w:eastAsia="zh-HK" w:bidi="en-US"/>
              </w:rPr>
              <w:t xml:space="preserve"> / Activity</w:t>
            </w:r>
          </w:p>
        </w:tc>
      </w:tr>
      <w:tr w:rsidRPr="00AA1D05" w:rsidR="007F76F1" w:rsidTr="33F6325B" w14:paraId="00FD6ADC" w14:textId="77777777">
        <w:trPr>
          <w:jc w:val="center"/>
        </w:trPr>
        <w:tc>
          <w:tcPr>
            <w:tcW w:w="2880" w:type="dxa"/>
            <w:tcMar>
              <w:top w:w="80" w:type="dxa"/>
              <w:left w:w="100" w:type="dxa"/>
              <w:bottom w:w="80" w:type="dxa"/>
              <w:right w:w="100" w:type="dxa"/>
            </w:tcMar>
            <w:vAlign w:val="center"/>
          </w:tcPr>
          <w:p w:rsidRPr="00AA1D05" w:rsidR="007F76F1" w:rsidRDefault="40D82C9D" w14:paraId="4E720B34" w14:textId="2851FA81">
            <w:pPr>
              <w:spacing w:line="276" w:lineRule="auto"/>
              <w:rPr>
                <w:rFonts w:ascii="Times New Roman" w:hAnsi="Times New Roman" w:cs="Times New Roman"/>
              </w:rPr>
            </w:pPr>
            <w:r>
              <w:rPr>
                <w:rFonts w:ascii="Times New Roman" w:hAnsi="Times New Roman" w:cs="Times New Roman"/>
                <w:color w:val="222222"/>
                <w:sz w:val="18"/>
                <w:szCs w:val="18"/>
                <w:lang w:val="zh-HK" w:eastAsia="zh-HK" w:bidi="en-US"/>
              </w:rPr>
              <w:t xml:space="preserve">2026 </w:t>
            </w:r>
            <w:r>
              <w:rPr>
                <w:rFonts w:ascii="SimSun" w:hAnsi="SimSun" w:eastAsia="SimSun" w:cs="SimSun"/>
                <w:color w:val="222222"/>
                <w:sz w:val="18"/>
                <w:szCs w:val="18"/>
                <w:lang w:val="zh-HK" w:eastAsia="zh-HK" w:bidi="en-US"/>
              </w:rPr>
              <w:t>年</w:t>
            </w:r>
            <w:r>
              <w:rPr>
                <w:rFonts w:ascii="Times New Roman" w:hAnsi="Times New Roman" w:cs="Times New Roman"/>
                <w:color w:val="222222"/>
                <w:sz w:val="18"/>
                <w:szCs w:val="18"/>
                <w:lang w:val="zh-HK" w:eastAsia="zh-HK" w:bidi="en-US"/>
              </w:rPr>
              <w:t xml:space="preserve"> 6 </w:t>
            </w:r>
            <w:r>
              <w:rPr>
                <w:rFonts w:ascii="SimSun" w:hAnsi="SimSun" w:eastAsia="SimSun" w:cs="SimSun"/>
                <w:color w:val="222222"/>
                <w:sz w:val="18"/>
                <w:szCs w:val="18"/>
                <w:lang w:val="zh-HK" w:eastAsia="zh-HK" w:bidi="en-US"/>
              </w:rPr>
              <w:t>月</w:t>
            </w:r>
            <w:r>
              <w:rPr>
                <w:rFonts w:ascii="Times New Roman" w:hAnsi="Times New Roman" w:cs="Times New Roman"/>
                <w:color w:val="222222"/>
                <w:sz w:val="18"/>
                <w:szCs w:val="18"/>
                <w:lang w:val="zh-HK" w:eastAsia="zh-HK" w:bidi="en-US"/>
              </w:rPr>
              <w:t xml:space="preserve"> / June 2026</w:t>
            </w:r>
          </w:p>
        </w:tc>
        <w:tc>
          <w:tcPr>
            <w:tcW w:w="7056" w:type="dxa"/>
            <w:tcMar>
              <w:top w:w="80" w:type="dxa"/>
              <w:left w:w="100" w:type="dxa"/>
              <w:bottom w:w="80" w:type="dxa"/>
              <w:right w:w="100" w:type="dxa"/>
            </w:tcMar>
            <w:vAlign w:val="center"/>
          </w:tcPr>
          <w:p w:rsidRPr="00AA1D05" w:rsidR="007F76F1" w:rsidRDefault="00245A90" w14:paraId="0824A5E8" w14:textId="77777777">
            <w:pPr>
              <w:spacing w:line="276" w:lineRule="auto"/>
              <w:rPr>
                <w:rFonts w:ascii="Times New Roman" w:hAnsi="Times New Roman" w:cs="Times New Roman"/>
              </w:rPr>
            </w:pPr>
            <w:r>
              <w:rPr>
                <w:rFonts w:hint="eastAsia" w:ascii="SimSun" w:hAnsi="SimSun" w:eastAsia="SimSun" w:cs="SimSun"/>
                <w:color w:val="222222"/>
                <w:sz w:val="18"/>
                <w:lang w:val="zh-HK" w:eastAsia="zh-HK" w:bidi="en-US"/>
              </w:rPr>
              <w:t>比賽網站上線、公開徵件、開始接受報名。</w:t>
            </w:r>
            <w:r>
              <w:rPr>
                <w:rFonts w:ascii="Times New Roman" w:hAnsi="Times New Roman" w:cs="Times New Roman"/>
                <w:color w:val="222222"/>
                <w:sz w:val="18"/>
                <w:lang w:val="zh-HK" w:eastAsia="zh-HK" w:bidi="en-US"/>
              </w:rPr>
              <w:br/>
            </w:r>
            <w:r>
              <w:rPr>
                <w:rFonts w:ascii="Times New Roman" w:hAnsi="Times New Roman" w:cs="Times New Roman"/>
                <w:color w:val="222222"/>
                <w:sz w:val="18"/>
                <w:lang w:val="zh-HK" w:eastAsia="zh-HK" w:bidi="en-US"/>
              </w:rPr>
              <w:t>Competition webpage launch, call for entries and opening of registration.</w:t>
            </w:r>
          </w:p>
        </w:tc>
      </w:tr>
      <w:tr w:rsidRPr="00AA1D05" w:rsidR="007F76F1" w:rsidTr="33F6325B" w14:paraId="2136A892" w14:textId="77777777">
        <w:trPr>
          <w:jc w:val="center"/>
        </w:trPr>
        <w:tc>
          <w:tcPr>
            <w:tcW w:w="2880" w:type="dxa"/>
            <w:tcMar>
              <w:top w:w="80" w:type="dxa"/>
              <w:left w:w="100" w:type="dxa"/>
              <w:bottom w:w="80" w:type="dxa"/>
              <w:right w:w="100" w:type="dxa"/>
            </w:tcMar>
            <w:vAlign w:val="center"/>
          </w:tcPr>
          <w:p w:rsidRPr="00AA1D05" w:rsidR="007F76F1" w:rsidRDefault="40D82C9D" w14:paraId="14F92888" w14:textId="707F0C5A">
            <w:pPr>
              <w:spacing w:line="276" w:lineRule="auto"/>
              <w:rPr>
                <w:rFonts w:ascii="Times New Roman" w:hAnsi="Times New Roman" w:cs="Times New Roman"/>
              </w:rPr>
            </w:pPr>
            <w:r>
              <w:rPr>
                <w:rFonts w:ascii="Times New Roman" w:hAnsi="Times New Roman" w:cs="Times New Roman"/>
                <w:color w:val="222222"/>
                <w:sz w:val="18"/>
                <w:szCs w:val="18"/>
                <w:lang w:val="zh-HK" w:eastAsia="zh-HK" w:bidi="en-US"/>
              </w:rPr>
              <w:t xml:space="preserve">2026 </w:t>
            </w:r>
            <w:r>
              <w:rPr>
                <w:rFonts w:ascii="SimSun" w:hAnsi="SimSun" w:eastAsia="SimSun" w:cs="SimSun"/>
                <w:color w:val="222222"/>
                <w:sz w:val="18"/>
                <w:szCs w:val="18"/>
                <w:lang w:val="zh-HK" w:eastAsia="zh-HK" w:bidi="en-US"/>
              </w:rPr>
              <w:t>年</w:t>
            </w:r>
            <w:r>
              <w:rPr>
                <w:rFonts w:ascii="Times New Roman" w:hAnsi="Times New Roman" w:cs="Times New Roman"/>
                <w:color w:val="222222"/>
                <w:sz w:val="18"/>
                <w:szCs w:val="18"/>
                <w:lang w:val="zh-HK" w:eastAsia="zh-HK" w:bidi="en-US"/>
              </w:rPr>
              <w:t xml:space="preserve"> 6-9</w:t>
            </w:r>
            <w:r>
              <w:rPr>
                <w:rFonts w:ascii="SimSun" w:hAnsi="SimSun" w:eastAsia="SimSun" w:cs="SimSun"/>
                <w:color w:val="222222"/>
                <w:sz w:val="18"/>
                <w:szCs w:val="18"/>
                <w:lang w:val="zh-HK" w:eastAsia="zh-HK" w:bidi="en-US"/>
              </w:rPr>
              <w:t>月</w:t>
            </w:r>
            <w:r>
              <w:rPr>
                <w:rFonts w:ascii="Times New Roman" w:hAnsi="Times New Roman" w:cs="Times New Roman"/>
                <w:color w:val="222222"/>
                <w:sz w:val="18"/>
                <w:szCs w:val="18"/>
                <w:lang w:val="zh-HK" w:eastAsia="zh-HK" w:bidi="en-US"/>
              </w:rPr>
              <w:t xml:space="preserve"> / June-September 2026</w:t>
            </w:r>
          </w:p>
        </w:tc>
        <w:tc>
          <w:tcPr>
            <w:tcW w:w="7056" w:type="dxa"/>
            <w:tcMar>
              <w:top w:w="80" w:type="dxa"/>
              <w:left w:w="100" w:type="dxa"/>
              <w:bottom w:w="80" w:type="dxa"/>
              <w:right w:w="100" w:type="dxa"/>
            </w:tcMar>
            <w:vAlign w:val="center"/>
          </w:tcPr>
          <w:p w:rsidRPr="00AA1D05" w:rsidR="007F76F1" w:rsidRDefault="33F6325B" w14:paraId="35949C23" w14:textId="77777777">
            <w:pPr>
              <w:spacing w:line="276" w:lineRule="auto"/>
              <w:rPr>
                <w:rFonts w:ascii="Times New Roman" w:hAnsi="Times New Roman" w:cs="Times New Roman"/>
              </w:rPr>
            </w:pPr>
            <w:r>
              <w:rPr>
                <w:rFonts w:ascii="SimSun" w:hAnsi="SimSun" w:eastAsia="SimSun" w:cs="SimSun"/>
                <w:color w:val="222222"/>
                <w:sz w:val="18"/>
                <w:szCs w:val="18"/>
                <w:lang w:val="zh-HK" w:eastAsia="zh-HK" w:bidi="en-US"/>
              </w:rPr>
              <w:t>基礎培訓工作坊（如</w:t>
            </w:r>
            <w:r>
              <w:rPr>
                <w:rFonts w:ascii="Times New Roman" w:hAnsi="Times New Roman" w:cs="Times New Roman"/>
                <w:color w:val="222222"/>
                <w:sz w:val="18"/>
                <w:szCs w:val="18"/>
                <w:lang w:val="zh-HK" w:eastAsia="zh-HK" w:bidi="en-US"/>
              </w:rPr>
              <w:t xml:space="preserve"> prompt engineering</w:t>
            </w:r>
            <w:r>
              <w:rPr>
                <w:rFonts w:ascii="SimSun" w:hAnsi="SimSun" w:eastAsia="SimSun" w:cs="SimSun"/>
                <w:color w:val="222222"/>
                <w:sz w:val="18"/>
                <w:szCs w:val="18"/>
                <w:lang w:val="zh-HK" w:eastAsia="zh-HK" w:bidi="en-US"/>
              </w:rPr>
              <w:t>、</w:t>
            </w:r>
            <w:r>
              <w:rPr>
                <w:rFonts w:ascii="Times New Roman" w:hAnsi="Times New Roman" w:cs="Times New Roman"/>
                <w:color w:val="222222"/>
                <w:sz w:val="18"/>
                <w:szCs w:val="18"/>
                <w:lang w:val="zh-HK" w:eastAsia="zh-HK" w:bidi="en-US"/>
              </w:rPr>
              <w:t>NER</w:t>
            </w:r>
            <w:r>
              <w:rPr>
                <w:rFonts w:ascii="SimSun" w:hAnsi="SimSun" w:eastAsia="SimSun" w:cs="SimSun"/>
                <w:color w:val="222222"/>
                <w:sz w:val="18"/>
                <w:szCs w:val="18"/>
                <w:lang w:val="zh-HK" w:eastAsia="zh-HK" w:bidi="en-US"/>
              </w:rPr>
              <w:t>、文本分析、圖像分類等）。</w:t>
            </w:r>
            <w:r>
              <w:br/>
            </w:r>
            <w:r>
              <w:rPr>
                <w:rFonts w:ascii="Times New Roman" w:hAnsi="Times New Roman" w:cs="Times New Roman"/>
                <w:color w:val="222222"/>
                <w:sz w:val="18"/>
                <w:szCs w:val="18"/>
                <w:lang w:val="zh-HK" w:eastAsia="zh-HK" w:bidi="en-US"/>
              </w:rPr>
              <w:t>Foundational training workshops (e.g. prompt engineering, NER, text analysis and image classification).</w:t>
            </w:r>
          </w:p>
        </w:tc>
      </w:tr>
      <w:tr w:rsidRPr="00AA1D05" w:rsidR="007F76F1" w:rsidTr="33F6325B" w14:paraId="27DDC9B2" w14:textId="77777777">
        <w:trPr>
          <w:jc w:val="center"/>
        </w:trPr>
        <w:tc>
          <w:tcPr>
            <w:tcW w:w="2880" w:type="dxa"/>
            <w:tcMar>
              <w:top w:w="80" w:type="dxa"/>
              <w:left w:w="100" w:type="dxa"/>
              <w:bottom w:w="80" w:type="dxa"/>
              <w:right w:w="100" w:type="dxa"/>
            </w:tcMar>
            <w:vAlign w:val="center"/>
          </w:tcPr>
          <w:p w:rsidRPr="00AA1D05" w:rsidR="007F76F1" w:rsidRDefault="40D82C9D" w14:paraId="48EDAD86" w14:textId="762EBD29">
            <w:pPr>
              <w:spacing w:line="276" w:lineRule="auto"/>
              <w:rPr>
                <w:rFonts w:ascii="Times New Roman" w:hAnsi="Times New Roman" w:cs="Times New Roman"/>
              </w:rPr>
            </w:pPr>
            <w:r>
              <w:rPr>
                <w:rFonts w:ascii="Times New Roman" w:hAnsi="Times New Roman" w:cs="Times New Roman"/>
                <w:color w:val="222222"/>
                <w:sz w:val="18"/>
                <w:szCs w:val="18"/>
                <w:lang w:val="zh-HK" w:eastAsia="zh-HK" w:bidi="en-US"/>
              </w:rPr>
              <w:t xml:space="preserve">2026 </w:t>
            </w:r>
            <w:r>
              <w:rPr>
                <w:rFonts w:ascii="SimSun" w:hAnsi="SimSun" w:eastAsia="SimSun" w:cs="SimSun"/>
                <w:color w:val="222222"/>
                <w:sz w:val="18"/>
                <w:szCs w:val="18"/>
                <w:lang w:val="zh-HK" w:eastAsia="zh-HK" w:bidi="en-US"/>
              </w:rPr>
              <w:t>年</w:t>
            </w:r>
            <w:r>
              <w:rPr>
                <w:rFonts w:ascii="Times New Roman" w:hAnsi="Times New Roman" w:cs="Times New Roman"/>
                <w:color w:val="222222"/>
                <w:sz w:val="18"/>
                <w:szCs w:val="18"/>
                <w:lang w:val="zh-HK" w:eastAsia="zh-HK" w:bidi="en-US"/>
              </w:rPr>
              <w:t xml:space="preserve"> 6–9 </w:t>
            </w:r>
            <w:r>
              <w:rPr>
                <w:rFonts w:ascii="SimSun" w:hAnsi="SimSun" w:eastAsia="SimSun" w:cs="SimSun"/>
                <w:color w:val="222222"/>
                <w:sz w:val="18"/>
                <w:szCs w:val="18"/>
                <w:lang w:val="zh-HK" w:eastAsia="zh-HK" w:bidi="en-US"/>
              </w:rPr>
              <w:t>月</w:t>
            </w:r>
            <w:r>
              <w:rPr>
                <w:rFonts w:ascii="Times New Roman" w:hAnsi="Times New Roman" w:cs="Times New Roman"/>
                <w:color w:val="222222"/>
                <w:sz w:val="18"/>
                <w:szCs w:val="18"/>
                <w:lang w:val="zh-HK" w:eastAsia="zh-HK" w:bidi="en-US"/>
              </w:rPr>
              <w:t xml:space="preserve"> / June–September 2026</w:t>
            </w:r>
          </w:p>
        </w:tc>
        <w:tc>
          <w:tcPr>
            <w:tcW w:w="7056" w:type="dxa"/>
            <w:tcMar>
              <w:top w:w="80" w:type="dxa"/>
              <w:left w:w="100" w:type="dxa"/>
              <w:bottom w:w="80" w:type="dxa"/>
              <w:right w:w="100" w:type="dxa"/>
            </w:tcMar>
            <w:vAlign w:val="center"/>
          </w:tcPr>
          <w:p w:rsidRPr="00AA1D05" w:rsidR="007F76F1" w:rsidRDefault="00245A90" w14:paraId="6126C844" w14:textId="77777777">
            <w:pPr>
              <w:spacing w:line="276" w:lineRule="auto"/>
              <w:rPr>
                <w:rFonts w:ascii="Times New Roman" w:hAnsi="Times New Roman" w:cs="Times New Roman"/>
              </w:rPr>
            </w:pPr>
            <w:r>
              <w:rPr>
                <w:rFonts w:hint="eastAsia" w:ascii="SimSun" w:hAnsi="SimSun" w:eastAsia="SimSun" w:cs="SimSun"/>
                <w:color w:val="222222"/>
                <w:sz w:val="18"/>
                <w:lang w:val="zh-HK" w:eastAsia="zh-HK" w:bidi="en-US"/>
              </w:rPr>
              <w:t>專家講座及進階工作坊（如</w:t>
            </w:r>
            <w:r>
              <w:rPr>
                <w:rFonts w:ascii="Times New Roman" w:hAnsi="Times New Roman" w:cs="Times New Roman"/>
                <w:color w:val="222222"/>
                <w:sz w:val="18"/>
                <w:lang w:val="zh-HK" w:eastAsia="zh-HK" w:bidi="en-US"/>
              </w:rPr>
              <w:t xml:space="preserve"> CBDB</w:t>
            </w:r>
            <w:r>
              <w:rPr>
                <w:rFonts w:hint="eastAsia" w:ascii="SimSun" w:hAnsi="SimSun" w:eastAsia="SimSun" w:cs="SimSun"/>
                <w:color w:val="222222"/>
                <w:sz w:val="18"/>
                <w:lang w:val="zh-HK" w:eastAsia="zh-HK" w:bidi="en-US"/>
              </w:rPr>
              <w:t>、</w:t>
            </w:r>
            <w:r>
              <w:rPr>
                <w:rFonts w:ascii="Times New Roman" w:hAnsi="Times New Roman" w:cs="Times New Roman"/>
                <w:color w:val="222222"/>
                <w:sz w:val="18"/>
                <w:lang w:val="zh-HK" w:eastAsia="zh-HK" w:bidi="en-US"/>
              </w:rPr>
              <w:t>GeoAI</w:t>
            </w:r>
            <w:r>
              <w:rPr>
                <w:rFonts w:hint="eastAsia" w:ascii="SimSun" w:hAnsi="SimSun" w:eastAsia="SimSun" w:cs="SimSun"/>
                <w:color w:val="222222"/>
                <w:sz w:val="18"/>
                <w:lang w:val="zh-HK" w:eastAsia="zh-HK" w:bidi="en-US"/>
              </w:rPr>
              <w:t>、古典文本</w:t>
            </w:r>
            <w:r>
              <w:rPr>
                <w:rFonts w:ascii="Times New Roman" w:hAnsi="Times New Roman" w:cs="Times New Roman"/>
                <w:color w:val="222222"/>
                <w:sz w:val="18"/>
                <w:lang w:val="zh-HK" w:eastAsia="zh-HK" w:bidi="en-US"/>
              </w:rPr>
              <w:t xml:space="preserve"> AI </w:t>
            </w:r>
            <w:r>
              <w:rPr>
                <w:rFonts w:hint="eastAsia" w:ascii="SimSun" w:hAnsi="SimSun" w:eastAsia="SimSun" w:cs="SimSun"/>
                <w:color w:val="222222"/>
                <w:sz w:val="18"/>
                <w:lang w:val="zh-HK" w:eastAsia="zh-HK" w:bidi="en-US"/>
              </w:rPr>
              <w:t>分析等）。</w:t>
            </w:r>
            <w:r>
              <w:rPr>
                <w:rFonts w:ascii="Times New Roman" w:hAnsi="Times New Roman" w:cs="Times New Roman"/>
                <w:color w:val="222222"/>
                <w:sz w:val="18"/>
                <w:lang w:val="zh-HK" w:eastAsia="zh-HK" w:bidi="en-US"/>
              </w:rPr>
              <w:br/>
            </w:r>
            <w:r>
              <w:rPr>
                <w:rFonts w:ascii="Times New Roman" w:hAnsi="Times New Roman" w:cs="Times New Roman"/>
                <w:color w:val="222222"/>
                <w:sz w:val="18"/>
                <w:lang w:val="zh-HK" w:eastAsia="zh-HK" w:bidi="en-US"/>
              </w:rPr>
              <w:t>Expert talks and advanced workshops (e.g. CBDB, GeoAI and AI-based analysis of classical texts).</w:t>
            </w:r>
          </w:p>
        </w:tc>
      </w:tr>
      <w:tr w:rsidR="40D82C9D" w:rsidTr="33F6325B" w14:paraId="540B614D" w14:textId="77777777">
        <w:trPr>
          <w:trHeight w:val="300"/>
          <w:jc w:val="center"/>
        </w:trPr>
        <w:tc>
          <w:tcPr>
            <w:tcW w:w="2880" w:type="dxa"/>
            <w:tcMar>
              <w:top w:w="80" w:type="dxa"/>
              <w:left w:w="100" w:type="dxa"/>
              <w:bottom w:w="80" w:type="dxa"/>
              <w:right w:w="100" w:type="dxa"/>
            </w:tcMar>
            <w:vAlign w:val="center"/>
          </w:tcPr>
          <w:p w:rsidRPr="00212C0C" w:rsidR="40D82C9D" w:rsidP="33F6325B" w:rsidRDefault="33F6325B" w14:paraId="0296A253" w14:textId="2E27FAE3">
            <w:pPr>
              <w:spacing w:line="276" w:lineRule="auto"/>
              <w:rPr>
                <w:rFonts w:ascii="SimSun" w:hAnsi="SimSun" w:eastAsia="SimSun" w:cs="SimSun"/>
                <w:color w:val="222222"/>
                <w:sz w:val="18"/>
                <w:szCs w:val="18"/>
                <w:lang w:val="zh-HK" w:eastAsia="zh-HK" w:bidi="en-US"/>
              </w:rPr>
            </w:pPr>
            <w:r>
              <w:rPr>
                <w:rFonts w:ascii="Times New Roman" w:hAnsi="Times New Roman" w:eastAsia="Times New Roman" w:cs="Times New Roman"/>
                <w:color w:val="222222"/>
                <w:sz w:val="18"/>
                <w:szCs w:val="18"/>
                <w:lang w:val="zh-HK" w:eastAsia="zh-HK" w:bidi="en-US"/>
              </w:rPr>
              <w:t xml:space="preserve">2026 </w:t>
            </w:r>
            <w:r>
              <w:rPr>
                <w:rFonts w:hint="eastAsia" w:ascii="SimSun" w:hAnsi="SimSun" w:eastAsia="SimSun" w:cs="SimSun"/>
                <w:color w:val="222222"/>
                <w:sz w:val="18"/>
                <w:szCs w:val="18"/>
                <w:lang w:val="zh-HK" w:eastAsia="zh-HK" w:bidi="en-US"/>
              </w:rPr>
              <w:t>年</w:t>
            </w:r>
            <w:r>
              <w:rPr>
                <w:rFonts w:ascii="Times New Roman" w:hAnsi="Times New Roman" w:eastAsia="Times New Roman" w:cs="Times New Roman"/>
                <w:color w:val="222222"/>
                <w:sz w:val="18"/>
                <w:szCs w:val="18"/>
                <w:lang w:val="zh-HK" w:eastAsia="zh-HK" w:bidi="en-US"/>
              </w:rPr>
              <w:t xml:space="preserve"> 9 </w:t>
            </w:r>
            <w:r>
              <w:rPr>
                <w:rFonts w:hint="eastAsia" w:ascii="SimSun" w:hAnsi="SimSun" w:eastAsia="SimSun" w:cs="SimSun"/>
                <w:color w:val="222222"/>
                <w:sz w:val="18"/>
                <w:szCs w:val="18"/>
                <w:lang w:val="zh-HK" w:eastAsia="zh-HK" w:bidi="en-US"/>
              </w:rPr>
              <w:t>月</w:t>
            </w:r>
            <w:r>
              <w:rPr>
                <w:rFonts w:ascii="Times New Roman" w:hAnsi="Times New Roman" w:eastAsia="Times New Roman" w:cs="Times New Roman"/>
                <w:color w:val="222222"/>
                <w:sz w:val="18"/>
                <w:szCs w:val="18"/>
                <w:lang w:val="zh-HK" w:eastAsia="zh-HK" w:bidi="en-US"/>
              </w:rPr>
              <w:t xml:space="preserve"> 30 </w:t>
            </w:r>
            <w:r>
              <w:rPr>
                <w:rFonts w:hint="eastAsia" w:ascii="SimSun" w:hAnsi="SimSun" w:eastAsia="SimSun" w:cs="SimSun"/>
                <w:color w:val="222222"/>
                <w:sz w:val="18"/>
                <w:szCs w:val="18"/>
                <w:lang w:val="zh-HK" w:eastAsia="zh-HK" w:bidi="en-US"/>
              </w:rPr>
              <w:t>日</w:t>
            </w:r>
            <w:r>
              <w:rPr>
                <w:rFonts w:ascii="SimSun" w:hAnsi="SimSun" w:eastAsia="SimSun" w:cs="SimSun"/>
                <w:color w:val="222222"/>
                <w:sz w:val="18"/>
                <w:szCs w:val="18"/>
                <w:lang w:val="zh-HK" w:eastAsia="zh-HK" w:bidi="en-US"/>
              </w:rPr>
              <w:t>/</w:t>
            </w:r>
            <w:r>
              <w:rPr>
                <w:rFonts w:ascii="Times New Roman" w:hAnsi="Times New Roman" w:eastAsia="Times New Roman" w:cs="Times New Roman"/>
                <w:color w:val="222222"/>
                <w:sz w:val="18"/>
                <w:szCs w:val="18"/>
                <w:lang w:val="zh-HK" w:eastAsia="zh-HK" w:bidi="en-US"/>
              </w:rPr>
              <w:t>30 September</w:t>
            </w:r>
            <w:r>
              <w:rPr>
                <w:rFonts w:ascii="SimSun" w:hAnsi="SimSun" w:eastAsia="SimSun" w:cs="SimSun"/>
                <w:color w:val="222222"/>
                <w:sz w:val="18"/>
                <w:szCs w:val="18"/>
                <w:lang w:val="zh-HK" w:eastAsia="zh-HK" w:bidi="en-US"/>
              </w:rPr>
              <w:t xml:space="preserve"> </w:t>
            </w:r>
            <w:r>
              <w:rPr>
                <w:rFonts w:ascii="Times New Roman" w:hAnsi="Times New Roman" w:eastAsia="Times New Roman" w:cs="Times New Roman"/>
                <w:color w:val="222222"/>
                <w:sz w:val="18"/>
                <w:szCs w:val="18"/>
                <w:lang w:val="zh-HK" w:eastAsia="zh-HK" w:bidi="en-US"/>
              </w:rPr>
              <w:t>2026</w:t>
            </w:r>
          </w:p>
        </w:tc>
        <w:tc>
          <w:tcPr>
            <w:tcW w:w="7056" w:type="dxa"/>
            <w:tcMar>
              <w:top w:w="80" w:type="dxa"/>
              <w:left w:w="100" w:type="dxa"/>
              <w:bottom w:w="80" w:type="dxa"/>
              <w:right w:w="100" w:type="dxa"/>
            </w:tcMar>
            <w:vAlign w:val="center"/>
          </w:tcPr>
          <w:p w:rsidR="40D82C9D" w:rsidP="40D82C9D" w:rsidRDefault="40D82C9D" w14:paraId="326BDB00" w14:textId="5E1384CC">
            <w:pPr>
              <w:spacing w:line="276" w:lineRule="auto"/>
            </w:pPr>
            <w:r>
              <w:rPr>
                <w:rFonts w:ascii="SimSun" w:hAnsi="SimSun" w:eastAsia="SimSun" w:cs="SimSun"/>
                <w:color w:val="222222"/>
                <w:sz w:val="18"/>
                <w:szCs w:val="18"/>
                <w:lang w:val="zh-HK" w:eastAsia="zh-HK" w:bidi="en-US"/>
              </w:rPr>
              <w:t>比賽報名截止。</w:t>
            </w:r>
          </w:p>
          <w:p w:rsidRPr="00212C0C" w:rsidR="40D82C9D" w:rsidP="33F6325B" w:rsidRDefault="33F6325B" w14:paraId="48172971" w14:textId="06A61AD8">
            <w:pPr>
              <w:spacing w:line="276" w:lineRule="auto"/>
              <w:rPr>
                <w:rFonts w:ascii="Times New Roman" w:hAnsi="Times New Roman" w:eastAsia="Times New Roman" w:cs="Times New Roman"/>
                <w:color w:val="222222"/>
                <w:sz w:val="18"/>
                <w:szCs w:val="18"/>
                <w:lang w:val="zh-HK" w:eastAsia="zh-HK" w:bidi="en-US"/>
              </w:rPr>
            </w:pPr>
            <w:r>
              <w:rPr>
                <w:rFonts w:ascii="Times New Roman" w:hAnsi="Times New Roman" w:eastAsia="Times New Roman" w:cs="Times New Roman"/>
                <w:color w:val="222222"/>
                <w:sz w:val="18"/>
                <w:szCs w:val="18"/>
                <w:lang w:val="zh-HK" w:eastAsia="zh-HK" w:bidi="en-US"/>
              </w:rPr>
              <w:t>Registration Deadline</w:t>
            </w:r>
          </w:p>
        </w:tc>
      </w:tr>
      <w:tr w:rsidRPr="00AA1D05" w:rsidR="007F76F1" w:rsidTr="33F6325B" w14:paraId="78AC1EF8" w14:textId="77777777">
        <w:trPr>
          <w:jc w:val="center"/>
        </w:trPr>
        <w:tc>
          <w:tcPr>
            <w:tcW w:w="2880" w:type="dxa"/>
            <w:tcMar>
              <w:top w:w="80" w:type="dxa"/>
              <w:left w:w="100" w:type="dxa"/>
              <w:bottom w:w="80" w:type="dxa"/>
              <w:right w:w="100" w:type="dxa"/>
            </w:tcMar>
            <w:vAlign w:val="center"/>
          </w:tcPr>
          <w:p w:rsidRPr="00AA1D05" w:rsidR="007F76F1" w:rsidRDefault="33F6325B" w14:paraId="028F8836" w14:textId="163498A0">
            <w:pPr>
              <w:spacing w:line="276" w:lineRule="auto"/>
              <w:rPr>
                <w:rFonts w:ascii="Times New Roman" w:hAnsi="Times New Roman" w:cs="Times New Roman"/>
              </w:rPr>
            </w:pPr>
            <w:r>
              <w:rPr>
                <w:rFonts w:ascii="Times New Roman" w:hAnsi="Times New Roman" w:eastAsia="Times New Roman" w:cs="Times New Roman"/>
                <w:color w:val="222222"/>
                <w:sz w:val="18"/>
                <w:szCs w:val="18"/>
                <w:lang w:val="zh-HK" w:eastAsia="zh-HK" w:bidi="en-US"/>
              </w:rPr>
              <w:t xml:space="preserve">2026 </w:t>
            </w:r>
            <w:r>
              <w:rPr>
                <w:rFonts w:ascii="SimSun" w:hAnsi="SimSun" w:eastAsia="SimSun" w:cs="SimSun"/>
                <w:color w:val="222222"/>
                <w:sz w:val="18"/>
                <w:szCs w:val="18"/>
                <w:lang w:val="zh-HK" w:eastAsia="zh-HK" w:bidi="en-US"/>
              </w:rPr>
              <w:t>年</w:t>
            </w:r>
            <w:r>
              <w:rPr>
                <w:rFonts w:ascii="Times New Roman" w:hAnsi="Times New Roman" w:eastAsia="Times New Roman" w:cs="Times New Roman"/>
                <w:color w:val="222222"/>
                <w:sz w:val="18"/>
                <w:szCs w:val="18"/>
                <w:lang w:val="zh-HK" w:eastAsia="zh-HK" w:bidi="en-US"/>
              </w:rPr>
              <w:t xml:space="preserve"> 12 </w:t>
            </w:r>
            <w:r>
              <w:rPr>
                <w:rFonts w:ascii="SimSun" w:hAnsi="SimSun" w:eastAsia="SimSun" w:cs="SimSun"/>
                <w:color w:val="222222"/>
                <w:sz w:val="18"/>
                <w:szCs w:val="18"/>
                <w:lang w:val="zh-HK" w:eastAsia="zh-HK" w:bidi="en-US"/>
              </w:rPr>
              <w:t>月</w:t>
            </w:r>
            <w:r>
              <w:rPr>
                <w:rFonts w:ascii="Times New Roman" w:hAnsi="Times New Roman" w:eastAsia="Times New Roman" w:cs="Times New Roman"/>
                <w:color w:val="222222"/>
                <w:sz w:val="18"/>
                <w:szCs w:val="18"/>
                <w:lang w:val="zh-HK" w:eastAsia="zh-HK" w:bidi="en-US"/>
              </w:rPr>
              <w:t xml:space="preserve"> 31 </w:t>
            </w:r>
            <w:r>
              <w:rPr>
                <w:rFonts w:ascii="SimSun" w:hAnsi="SimSun" w:eastAsia="SimSun" w:cs="SimSun"/>
                <w:color w:val="222222"/>
                <w:sz w:val="18"/>
                <w:szCs w:val="18"/>
                <w:lang w:val="zh-HK" w:eastAsia="zh-HK" w:bidi="en-US"/>
              </w:rPr>
              <w:t>日</w:t>
            </w:r>
            <w:r>
              <w:rPr>
                <w:rFonts w:ascii="Times New Roman" w:hAnsi="Times New Roman" w:cs="Times New Roman"/>
                <w:color w:val="222222"/>
                <w:sz w:val="18"/>
                <w:szCs w:val="18"/>
                <w:lang w:val="zh-HK" w:eastAsia="zh-HK" w:bidi="en-US"/>
              </w:rPr>
              <w:t xml:space="preserve"> / 31 December 2026</w:t>
            </w:r>
          </w:p>
        </w:tc>
        <w:tc>
          <w:tcPr>
            <w:tcW w:w="7056" w:type="dxa"/>
            <w:tcMar>
              <w:top w:w="80" w:type="dxa"/>
              <w:left w:w="100" w:type="dxa"/>
              <w:bottom w:w="80" w:type="dxa"/>
              <w:right w:w="100" w:type="dxa"/>
            </w:tcMar>
            <w:vAlign w:val="center"/>
          </w:tcPr>
          <w:p w:rsidRPr="00AA1D05" w:rsidR="007F76F1" w:rsidRDefault="00245A90" w14:paraId="57692B39" w14:textId="77777777">
            <w:pPr>
              <w:spacing w:line="276" w:lineRule="auto"/>
              <w:rPr>
                <w:rFonts w:ascii="Times New Roman" w:hAnsi="Times New Roman" w:cs="Times New Roman"/>
              </w:rPr>
            </w:pPr>
            <w:r>
              <w:rPr>
                <w:rFonts w:hint="eastAsia" w:ascii="SimSun" w:hAnsi="SimSun" w:eastAsia="SimSun" w:cs="SimSun"/>
                <w:color w:val="222222"/>
                <w:sz w:val="18"/>
                <w:lang w:val="zh-HK" w:eastAsia="zh-HK" w:bidi="en-US"/>
              </w:rPr>
              <w:t>截止提交初賽作品。</w:t>
            </w:r>
            <w:r>
              <w:rPr>
                <w:rFonts w:ascii="Times New Roman" w:hAnsi="Times New Roman" w:cs="Times New Roman"/>
                <w:color w:val="222222"/>
                <w:sz w:val="18"/>
                <w:lang w:val="zh-HK" w:eastAsia="zh-HK" w:bidi="en-US"/>
              </w:rPr>
              <w:br/>
            </w:r>
            <w:r>
              <w:rPr>
                <w:rFonts w:ascii="Times New Roman" w:hAnsi="Times New Roman" w:cs="Times New Roman"/>
                <w:color w:val="222222"/>
                <w:sz w:val="18"/>
                <w:lang w:val="zh-HK" w:eastAsia="zh-HK" w:bidi="en-US"/>
              </w:rPr>
              <w:t>Deadline for first-round submission.</w:t>
            </w:r>
          </w:p>
        </w:tc>
      </w:tr>
      <w:tr w:rsidRPr="00AA1D05" w:rsidR="007F76F1" w:rsidTr="33F6325B" w14:paraId="064133EE" w14:textId="77777777">
        <w:trPr>
          <w:jc w:val="center"/>
        </w:trPr>
        <w:tc>
          <w:tcPr>
            <w:tcW w:w="2880" w:type="dxa"/>
            <w:tcMar>
              <w:top w:w="80" w:type="dxa"/>
              <w:left w:w="100" w:type="dxa"/>
              <w:bottom w:w="80" w:type="dxa"/>
              <w:right w:w="100" w:type="dxa"/>
            </w:tcMar>
            <w:vAlign w:val="center"/>
          </w:tcPr>
          <w:p w:rsidRPr="00AA1D05" w:rsidR="007F76F1" w:rsidRDefault="00245A90" w14:paraId="7E2D0B33" w14:textId="77777777">
            <w:pPr>
              <w:spacing w:line="276" w:lineRule="auto"/>
              <w:rPr>
                <w:rFonts w:ascii="Times New Roman" w:hAnsi="Times New Roman" w:cs="Times New Roman"/>
              </w:rPr>
            </w:pPr>
            <w:r>
              <w:rPr>
                <w:rFonts w:ascii="Times New Roman" w:hAnsi="Times New Roman" w:cs="Times New Roman"/>
                <w:color w:val="222222"/>
                <w:sz w:val="18"/>
                <w:lang w:val="zh-HK" w:eastAsia="zh-HK" w:bidi="en-US"/>
              </w:rPr>
              <w:t xml:space="preserve">2027 </w:t>
            </w:r>
            <w:r>
              <w:rPr>
                <w:rFonts w:hint="eastAsia" w:ascii="SimSun" w:hAnsi="SimSun" w:eastAsia="SimSun" w:cs="SimSun"/>
                <w:color w:val="222222"/>
                <w:sz w:val="18"/>
                <w:lang w:val="zh-HK" w:eastAsia="zh-HK" w:bidi="en-US"/>
              </w:rPr>
              <w:t>年</w:t>
            </w:r>
            <w:r>
              <w:rPr>
                <w:rFonts w:ascii="Times New Roman" w:hAnsi="Times New Roman" w:cs="Times New Roman"/>
                <w:color w:val="222222"/>
                <w:sz w:val="18"/>
                <w:lang w:val="zh-HK" w:eastAsia="zh-HK" w:bidi="en-US"/>
              </w:rPr>
              <w:t xml:space="preserve"> 1 </w:t>
            </w:r>
            <w:r>
              <w:rPr>
                <w:rFonts w:hint="eastAsia" w:ascii="SimSun" w:hAnsi="SimSun" w:eastAsia="SimSun" w:cs="SimSun"/>
                <w:color w:val="222222"/>
                <w:sz w:val="18"/>
                <w:lang w:val="zh-HK" w:eastAsia="zh-HK" w:bidi="en-US"/>
              </w:rPr>
              <w:t>月上旬</w:t>
            </w:r>
            <w:r>
              <w:rPr>
                <w:rFonts w:ascii="Times New Roman" w:hAnsi="Times New Roman" w:cs="Times New Roman"/>
                <w:color w:val="222222"/>
                <w:sz w:val="18"/>
                <w:lang w:val="zh-HK" w:eastAsia="zh-HK" w:bidi="en-US"/>
              </w:rPr>
              <w:t xml:space="preserve"> / Early January 2027</w:t>
            </w:r>
          </w:p>
        </w:tc>
        <w:tc>
          <w:tcPr>
            <w:tcW w:w="7056" w:type="dxa"/>
            <w:tcMar>
              <w:top w:w="80" w:type="dxa"/>
              <w:left w:w="100" w:type="dxa"/>
              <w:bottom w:w="80" w:type="dxa"/>
              <w:right w:w="100" w:type="dxa"/>
            </w:tcMar>
            <w:vAlign w:val="center"/>
          </w:tcPr>
          <w:p w:rsidRPr="00AA1D05" w:rsidR="007F76F1" w:rsidRDefault="00245A90" w14:paraId="21138E27" w14:textId="77777777">
            <w:pPr>
              <w:spacing w:line="276" w:lineRule="auto"/>
              <w:rPr>
                <w:rFonts w:ascii="Times New Roman" w:hAnsi="Times New Roman" w:cs="Times New Roman"/>
              </w:rPr>
            </w:pPr>
            <w:r>
              <w:rPr>
                <w:rFonts w:hint="eastAsia" w:ascii="SimSun" w:hAnsi="SimSun" w:eastAsia="SimSun" w:cs="SimSun"/>
                <w:color w:val="222222"/>
                <w:sz w:val="18"/>
                <w:lang w:val="zh-HK" w:eastAsia="zh-HK" w:bidi="en-US"/>
              </w:rPr>
              <w:t>公布入圍名單並安排決賽簡報。</w:t>
            </w:r>
            <w:r>
              <w:rPr>
                <w:rFonts w:ascii="Times New Roman" w:hAnsi="Times New Roman" w:cs="Times New Roman"/>
                <w:color w:val="222222"/>
                <w:sz w:val="18"/>
                <w:lang w:val="zh-HK" w:eastAsia="zh-HK" w:bidi="en-US"/>
              </w:rPr>
              <w:br/>
            </w:r>
            <w:r>
              <w:rPr>
                <w:rFonts w:ascii="Times New Roman" w:hAnsi="Times New Roman" w:cs="Times New Roman"/>
                <w:color w:val="222222"/>
                <w:sz w:val="18"/>
                <w:lang w:val="zh-HK" w:eastAsia="zh-HK" w:bidi="en-US"/>
              </w:rPr>
              <w:t>Announcement of shortlist and arrangement of final presentations.</w:t>
            </w:r>
          </w:p>
        </w:tc>
      </w:tr>
      <w:tr w:rsidRPr="00AA1D05" w:rsidR="007F76F1" w:rsidTr="33F6325B" w14:paraId="73773D4C" w14:textId="77777777">
        <w:trPr>
          <w:jc w:val="center"/>
        </w:trPr>
        <w:tc>
          <w:tcPr>
            <w:tcW w:w="2880" w:type="dxa"/>
            <w:tcMar>
              <w:top w:w="80" w:type="dxa"/>
              <w:left w:w="100" w:type="dxa"/>
              <w:bottom w:w="80" w:type="dxa"/>
              <w:right w:w="100" w:type="dxa"/>
            </w:tcMar>
            <w:vAlign w:val="center"/>
          </w:tcPr>
          <w:p w:rsidRPr="00AA1D05" w:rsidR="007F76F1" w:rsidRDefault="00245A90" w14:paraId="0E71E910" w14:textId="258D02D4">
            <w:pPr>
              <w:spacing w:line="276" w:lineRule="auto"/>
              <w:rPr>
                <w:rFonts w:ascii="Times New Roman" w:hAnsi="Times New Roman" w:cs="Times New Roman"/>
              </w:rPr>
            </w:pPr>
            <w:r>
              <w:rPr>
                <w:rFonts w:ascii="Times New Roman" w:hAnsi="Times New Roman" w:cs="Times New Roman"/>
                <w:color w:val="222222"/>
                <w:sz w:val="18"/>
                <w:lang w:val="zh-HK" w:eastAsia="zh-HK" w:bidi="en-US"/>
              </w:rPr>
              <w:t xml:space="preserve">2027 </w:t>
            </w:r>
            <w:r>
              <w:rPr>
                <w:rFonts w:hint="eastAsia" w:ascii="SimSun" w:hAnsi="SimSun" w:eastAsia="SimSun" w:cs="SimSun"/>
                <w:color w:val="222222"/>
                <w:sz w:val="18"/>
                <w:lang w:val="zh-HK" w:eastAsia="zh-HK" w:bidi="en-US"/>
              </w:rPr>
              <w:t>年</w:t>
            </w:r>
            <w:r>
              <w:rPr>
                <w:rFonts w:ascii="Times New Roman" w:hAnsi="Times New Roman" w:cs="Times New Roman"/>
                <w:color w:val="222222"/>
                <w:sz w:val="18"/>
                <w:lang w:val="zh-HK" w:eastAsia="zh-HK" w:bidi="en-US"/>
              </w:rPr>
              <w:t xml:space="preserve"> 1 </w:t>
            </w:r>
            <w:r>
              <w:rPr>
                <w:rFonts w:hint="eastAsia" w:ascii="SimSun" w:hAnsi="SimSun" w:eastAsia="SimSun" w:cs="SimSun"/>
                <w:color w:val="222222"/>
                <w:sz w:val="18"/>
                <w:lang w:val="zh-HK" w:eastAsia="zh-HK" w:bidi="en-US"/>
              </w:rPr>
              <w:t>月</w:t>
            </w:r>
            <w:r>
              <w:rPr>
                <w:rFonts w:ascii="Times New Roman" w:hAnsi="Times New Roman" w:eastAsia="PMingLiU" w:cs="Times New Roman"/>
                <w:color w:val="222222"/>
                <w:sz w:val="18"/>
                <w:lang w:val="zh-HK" w:eastAsia="zh-HK" w:bidi="en-US"/>
              </w:rPr>
              <w:t>中</w:t>
            </w:r>
            <w:r>
              <w:rPr>
                <w:rFonts w:ascii="Times New Roman" w:hAnsi="Times New Roman" w:eastAsia="SimSun" w:cs="Times New Roman"/>
                <w:color w:val="222222"/>
                <w:sz w:val="18"/>
                <w:lang w:val="zh-HK" w:eastAsia="zh-HK" w:bidi="en-US"/>
              </w:rPr>
              <w:t>旬</w:t>
            </w:r>
            <w:r>
              <w:rPr>
                <w:rFonts w:ascii="Times New Roman" w:hAnsi="Times New Roman" w:cs="Times New Roman"/>
                <w:color w:val="222222"/>
                <w:sz w:val="18"/>
                <w:lang w:val="zh-HK" w:eastAsia="zh-HK" w:bidi="en-US"/>
              </w:rPr>
              <w:t xml:space="preserve"> / M</w:t>
            </w:r>
            <w:r>
              <w:rPr>
                <w:rFonts w:ascii="Times New Roman" w:hAnsi="Times New Roman" w:eastAsia="SimSun" w:cs="Times New Roman"/>
                <w:color w:val="222222"/>
                <w:sz w:val="18"/>
                <w:lang w:val="zh-HK" w:eastAsia="zh-HK" w:bidi="en-US"/>
              </w:rPr>
              <w:t>id</w:t>
            </w:r>
            <w:r>
              <w:rPr>
                <w:rFonts w:ascii="Times New Roman" w:hAnsi="Times New Roman" w:cs="Times New Roman"/>
                <w:color w:val="222222"/>
                <w:sz w:val="18"/>
                <w:lang w:val="zh-HK" w:eastAsia="zh-HK" w:bidi="en-US"/>
              </w:rPr>
              <w:t xml:space="preserve"> January 2027</w:t>
            </w:r>
          </w:p>
        </w:tc>
        <w:tc>
          <w:tcPr>
            <w:tcW w:w="7056" w:type="dxa"/>
            <w:tcMar>
              <w:top w:w="80" w:type="dxa"/>
              <w:left w:w="100" w:type="dxa"/>
              <w:bottom w:w="80" w:type="dxa"/>
              <w:right w:w="100" w:type="dxa"/>
            </w:tcMar>
            <w:vAlign w:val="center"/>
          </w:tcPr>
          <w:p w:rsidRPr="00AA1D05" w:rsidR="007F76F1" w:rsidRDefault="00245A90" w14:paraId="4306B5BF" w14:textId="77777777">
            <w:pPr>
              <w:spacing w:line="276" w:lineRule="auto"/>
              <w:rPr>
                <w:rFonts w:ascii="Times New Roman" w:hAnsi="Times New Roman" w:cs="Times New Roman"/>
              </w:rPr>
            </w:pPr>
            <w:r>
              <w:rPr>
                <w:rFonts w:hint="eastAsia" w:ascii="SimSun" w:hAnsi="SimSun" w:eastAsia="SimSun" w:cs="SimSun"/>
                <w:color w:val="222222"/>
                <w:sz w:val="18"/>
                <w:lang w:val="zh-HK" w:eastAsia="zh-HK" w:bidi="en-US"/>
              </w:rPr>
              <w:t>決賽及頒獎典禮。</w:t>
            </w:r>
            <w:r>
              <w:rPr>
                <w:rFonts w:ascii="Times New Roman" w:hAnsi="Times New Roman" w:cs="Times New Roman"/>
                <w:color w:val="222222"/>
                <w:sz w:val="18"/>
                <w:lang w:val="zh-HK" w:eastAsia="zh-HK" w:bidi="en-US"/>
              </w:rPr>
              <w:br/>
            </w:r>
            <w:r>
              <w:rPr>
                <w:rFonts w:ascii="Times New Roman" w:hAnsi="Times New Roman" w:cs="Times New Roman"/>
                <w:color w:val="222222"/>
                <w:sz w:val="18"/>
                <w:lang w:val="zh-HK" w:eastAsia="zh-HK" w:bidi="en-US"/>
              </w:rPr>
              <w:t>Final presentation and award ceremony.</w:t>
            </w:r>
          </w:p>
        </w:tc>
      </w:tr>
    </w:tbl>
    <w:p w:rsidRPr="00AA1D05" w:rsidR="007F76F1" w:rsidRDefault="00245A90" w14:paraId="40776F71" w14:textId="150F91F7">
      <w:pPr>
        <w:spacing w:before="240" w:after="80" w:line="264" w:lineRule="auto"/>
        <w:rPr>
          <w:rFonts w:ascii="Times New Roman" w:hAnsi="Times New Roman" w:cs="Times New Roman"/>
          <w:lang w:eastAsia="zh-HK"/>
        </w:rPr>
      </w:pPr>
      <w:r>
        <w:rPr>
          <w:rFonts w:ascii="SimSun" w:hAnsi="SimSun" w:eastAsia="SimSun" w:cs="SimSun"/>
          <w:b/>
          <w:bCs/>
          <w:color w:val="8A1C1C"/>
          <w:sz w:val="28"/>
          <w:szCs w:val="28"/>
          <w:lang w:val="zh-HK" w:eastAsia="zh-HK" w:bidi="en-US"/>
        </w:rPr>
        <w:t>十、培訓及支援安排</w:t>
      </w:r>
      <w:r>
        <w:rPr>
          <w:rFonts w:ascii="Times New Roman" w:hAnsi="Times New Roman" w:cs="Times New Roman"/>
          <w:b/>
          <w:bCs/>
          <w:color w:val="8A1C1C"/>
          <w:sz w:val="28"/>
          <w:szCs w:val="28"/>
          <w:lang w:val="zh-HK" w:eastAsia="zh-HK" w:bidi="en-US"/>
        </w:rPr>
        <w:t xml:space="preserve"> / 10. Training and Support</w:t>
      </w:r>
    </w:p>
    <w:p w:rsidRPr="00AA1D05" w:rsidR="007F76F1" w:rsidP="41711D24" w:rsidRDefault="00245A90" w14:paraId="40FB0C01" w14:textId="191EA41B">
      <w:pPr>
        <w:spacing w:after="40" w:line="300" w:lineRule="auto"/>
        <w:rPr>
          <w:rFonts w:ascii="SimSun" w:hAnsi="SimSun" w:eastAsia="SimSun" w:cs="SimSun"/>
          <w:lang w:eastAsia="zh-TW"/>
          <w:rPrChange w:author="Guest User" w:date="2026-06-30T05:39:35.851Z" w:id="2102879518">
            <w:rPr>
              <w:rFonts w:ascii="Times New Roman" w:hAnsi="Times New Roman" w:cs="Times New Roman"/>
              <w:lang w:eastAsia="zh-TW"/>
            </w:rPr>
          </w:rPrChange>
        </w:rPr>
      </w:pPr>
      <w:r w:rsidRPr="41711D24" w:rsidR="41711D24">
        <w:rPr>
          <w:rFonts w:ascii="SimSun" w:hAnsi="SimSun" w:eastAsia="SimSun" w:cs="SimSun"/>
          <w:color w:val="222222"/>
          <w:lang w:val="zh-HK" w:eastAsia="zh-HK" w:bidi="en-US"/>
        </w:rPr>
        <w:t>為提高作品質素並鼓勵更多人文學生參與，比賽將提供公開培訓資源，包括工作坊、示範影片、範例作品及常見問題頁面。即使學生未具備高階編程能力，亦可先通過現成</w:t>
      </w:r>
      <w:r w:rsidRPr="41711D24" w:rsidR="41711D24">
        <w:rPr>
          <w:rFonts w:ascii="Times New Roman" w:hAnsi="Times New Roman" w:cs="Times New Roman"/>
          <w:color w:val="222222"/>
          <w:lang w:val="zh-HK" w:eastAsia="zh-HK" w:bidi="en-US"/>
        </w:rPr>
        <w:t xml:space="preserve"> AI </w:t>
      </w:r>
      <w:r w:rsidRPr="41711D24" w:rsidR="41711D24">
        <w:rPr>
          <w:rFonts w:ascii="SimSun" w:hAnsi="SimSun" w:eastAsia="SimSun" w:cs="SimSun"/>
          <w:color w:val="222222"/>
          <w:lang w:val="zh-HK" w:eastAsia="zh-HK" w:bidi="en-US"/>
        </w:rPr>
        <w:t>工具、文本分析與教學設</w:t>
      </w:r>
      <w:r w:rsidRPr="41711D24" w:rsidR="41711D24">
        <w:rPr>
          <w:rFonts w:ascii="SimSun" w:hAnsi="SimSun" w:eastAsia="SimSun" w:cs="SimSun"/>
          <w:color w:val="222222"/>
          <w:lang w:val="zh-HK" w:eastAsia="zh-HK" w:bidi="en-US"/>
          <w:rPrChange w:author="Guest User" w:date="2026-06-30T05:39:35.844Z" w16du:dateUtc="2026-06-30T05:39:35.844Z" w:id="46223529">
            <w:rPr>
              <w:rFonts w:ascii="SimSun" w:hAnsi="SimSun" w:eastAsia="SimSun" w:cs="SimSun"/>
              <w:color w:val="222222"/>
              <w:lang w:val="zh-HK" w:eastAsia="zh-HK" w:bidi="en-US"/>
            </w:rPr>
          </w:rPrChange>
        </w:rPr>
        <w:t>計</w:t>
      </w:r>
      <w:ins w:author="Guest User" w:date="2026-06-30T05:38:32.706Z" w16du:dateUtc="2026-06-30T05:38:32.706Z" w:id="472578590">
        <w:r w:rsidRPr="41711D24" w:rsidR="41711D24">
          <w:rPr>
            <w:rFonts w:ascii="SimSun" w:hAnsi="SimSun" w:eastAsia="SimSun" w:cs="SimSun"/>
            <w:color w:val="222222"/>
            <w:lang w:val="zh-HK" w:eastAsia="zh-HK" w:bidi="en-US"/>
            <w:rPrChange w:author="Guest User" w:date="2026-06-30T05:39:35.845Z" w16du:dateUtc="2026-06-30T05:39:35.845Z" w:id="1812273163">
              <w:rPr>
                <w:rFonts w:ascii="SimSun" w:hAnsi="SimSun" w:eastAsia="SimSun" w:cs="SimSun"/>
                <w:color w:val="222222"/>
                <w:lang w:val="zh-HK" w:eastAsia="zh-HK" w:bidi="en-US"/>
              </w:rPr>
            </w:rPrChange>
          </w:rPr>
          <w:t>起步</w:t>
        </w:r>
      </w:ins>
      <w:del w:author="Guest User" w:date="2026-06-30T05:38:25.616Z" w16du:dateUtc="2026-06-30T05:38:25.616Z" w:id="1195226046">
        <w:r w:rsidRPr="41711D24" w:rsidDel="41711D24">
          <w:rPr>
            <w:rFonts w:ascii="SimSun" w:hAnsi="SimSun" w:eastAsia="SimSun" w:cs="SimSun"/>
            <w:color w:val="222222"/>
            <w:lang w:val="zh-HK" w:eastAsia="zh-HK" w:bidi="en-US"/>
            <w:rPrChange w:author="Guest User" w:date="2026-06-30T05:39:35.847Z" w16du:dateUtc="2026-06-30T05:39:35.847Z" w:id="1778877953">
              <w:rPr>
                <w:rFonts w:ascii="SimSun" w:hAnsi="SimSun" w:eastAsia="SimSun" w:cs="SimSun"/>
                <w:color w:val="222222"/>
                <w:lang w:val="zh-HK" w:eastAsia="zh-HK" w:bidi="en-US"/>
              </w:rPr>
            </w:rPrChange>
          </w:rPr>
          <w:delText>入手</w:delText>
        </w:r>
      </w:del>
      <w:r w:rsidRPr="41711D24" w:rsidR="41711D24">
        <w:rPr>
          <w:rFonts w:ascii="SimSun" w:hAnsi="SimSun" w:eastAsia="SimSun" w:cs="SimSun"/>
          <w:color w:val="222222"/>
          <w:lang w:val="zh-HK" w:eastAsia="zh-HK" w:bidi="en-US"/>
          <w:rPrChange w:author="Guest User" w:date="2026-06-30T05:39:35.848Z" w16du:dateUtc="2026-06-30T05:39:35.848Z" w:id="1082617759">
            <w:rPr>
              <w:rFonts w:ascii="SimSun" w:hAnsi="SimSun" w:eastAsia="SimSun" w:cs="SimSun"/>
              <w:color w:val="222222"/>
              <w:lang w:val="zh-HK" w:eastAsia="zh-HK" w:bidi="en-US"/>
            </w:rPr>
          </w:rPrChange>
        </w:rPr>
        <w:t>。</w:t>
      </w:r>
    </w:p>
    <w:p w:rsidRPr="00AA1D05" w:rsidR="007F76F1" w:rsidP="41711D24" w:rsidRDefault="33F6325B" w14:paraId="428215D7" w14:textId="13CADBFA">
      <w:pPr>
        <w:spacing w:after="120" w:afterAutospacing="off" w:line="288" w:lineRule="auto"/>
        <w:ind w:left="0"/>
        <w:pPrChange w:author="Guest User" w:date="2026-07-02T01:30:27.251Z">
          <w:pPr>
            <w:spacing w:after="80" w:line="283" w:lineRule="auto"/>
            <w:ind w:left="792"/>
          </w:pPr>
        </w:pPrChange>
      </w:pPr>
      <w:r w:rsidRPr="41711D24" w:rsidR="41711D24">
        <w:rPr>
          <w:rFonts w:ascii="Times New Roman" w:hAnsi="Times New Roman" w:cs="Times New Roman"/>
          <w:i w:val="1"/>
          <w:iCs w:val="1"/>
          <w:color w:val="555555"/>
          <w:sz w:val="19"/>
          <w:szCs w:val="19"/>
          <w:lang w:eastAsia="zh-HK" w:bidi="en-US"/>
        </w:rPr>
        <w:t xml:space="preserve">To raise the quality of submissions and encourage broader participation from humanities students, the competition will be supported by open-access training resources including workshops, demonstration videos, exemplar </w:t>
      </w:r>
      <w:r w:rsidRPr="41711D24" w:rsidR="41711D24">
        <w:rPr>
          <w:rFonts w:ascii="Times New Roman" w:hAnsi="Times New Roman" w:cs="Times New Roman"/>
          <w:i w:val="1"/>
          <w:iCs w:val="1"/>
          <w:color w:val="555555"/>
          <w:sz w:val="19"/>
          <w:szCs w:val="19"/>
          <w:lang w:eastAsia="zh-HK" w:bidi="en-US"/>
        </w:rPr>
        <w:t>projects</w:t>
      </w:r>
      <w:r w:rsidRPr="41711D24" w:rsidR="41711D24">
        <w:rPr>
          <w:rFonts w:ascii="Times New Roman" w:hAnsi="Times New Roman" w:cs="Times New Roman"/>
          <w:i w:val="1"/>
          <w:iCs w:val="1"/>
          <w:color w:val="555555"/>
          <w:sz w:val="19"/>
          <w:szCs w:val="19"/>
          <w:lang w:eastAsia="zh-HK" w:bidi="en-US"/>
        </w:rPr>
        <w:t xml:space="preserve"> and </w:t>
      </w:r>
      <w:r w:rsidRPr="41711D24" w:rsidR="41711D24">
        <w:rPr>
          <w:rFonts w:ascii="Times New Roman" w:hAnsi="Times New Roman" w:cs="Times New Roman"/>
          <w:i w:val="1"/>
          <w:iCs w:val="1"/>
          <w:color w:val="555555"/>
          <w:sz w:val="19"/>
          <w:szCs w:val="19"/>
          <w:lang w:eastAsia="zh-HK" w:bidi="en-US"/>
        </w:rPr>
        <w:t>a frequently</w:t>
      </w:r>
      <w:r w:rsidRPr="41711D24" w:rsidR="41711D24">
        <w:rPr>
          <w:rFonts w:ascii="Times New Roman" w:hAnsi="Times New Roman" w:cs="Times New Roman"/>
          <w:i w:val="1"/>
          <w:iCs w:val="1"/>
          <w:color w:val="555555"/>
          <w:sz w:val="19"/>
          <w:szCs w:val="19"/>
          <w:lang w:eastAsia="zh-HK" w:bidi="en-US"/>
        </w:rPr>
        <w:t xml:space="preserve"> asked questions page. Students without advanced programming experience may still begin with effective use of existing AI tools, text </w:t>
      </w:r>
      <w:del w:author="Guest User" w:date="2026-07-02T01:30:36.936Z" w16du:dateUtc="2026-07-02T01:30:36.936Z" w:id="1525804967">
        <w:r w:rsidRPr="41711D24" w:rsidDel="41711D24">
          <w:rPr>
            <w:rFonts w:ascii="Times New Roman" w:hAnsi="Times New Roman" w:cs="Times New Roman"/>
            <w:i w:val="1"/>
            <w:iCs w:val="1"/>
            <w:color w:val="555555"/>
            <w:sz w:val="19"/>
            <w:szCs w:val="19"/>
            <w:lang w:eastAsia="zh-HK" w:bidi="en-US"/>
          </w:rPr>
          <w:delText>analysis</w:delText>
        </w:r>
      </w:del>
      <w:ins w:author="Guest User" w:date="2026-07-02T01:30:36.937Z" w16du:dateUtc="2026-07-02T01:30:36.937Z" w:id="1499257615">
        <w:r w:rsidRPr="41711D24" w:rsidR="41711D24">
          <w:rPr>
            <w:rFonts w:ascii="Times New Roman" w:hAnsi="Times New Roman" w:cs="Times New Roman"/>
            <w:i w:val="1"/>
            <w:iCs w:val="1"/>
            <w:color w:val="555555"/>
            <w:sz w:val="19"/>
            <w:szCs w:val="19"/>
            <w:lang w:eastAsia="zh-HK" w:bidi="en-US"/>
          </w:rPr>
          <w:t>analysis,</w:t>
        </w:r>
      </w:ins>
      <w:r w:rsidRPr="41711D24" w:rsidR="41711D24">
        <w:rPr>
          <w:rFonts w:ascii="Times New Roman" w:hAnsi="Times New Roman" w:cs="Times New Roman"/>
          <w:i w:val="1"/>
          <w:iCs w:val="1"/>
          <w:color w:val="555555"/>
          <w:sz w:val="19"/>
          <w:szCs w:val="19"/>
          <w:lang w:eastAsia="zh-HK" w:bidi="en-US"/>
        </w:rPr>
        <w:t xml:space="preserve"> and instructional design.</w:t>
      </w:r>
    </w:p>
    <w:p w:rsidRPr="00212C0C" w:rsidR="33F6325B" w:rsidP="00212C0C" w:rsidRDefault="33F6325B" w14:paraId="59F285C7" w14:textId="350DD537">
      <w:pPr>
        <w:spacing w:after="40"/>
        <w:rPr>
          <w:rFonts w:ascii="SimSun" w:hAnsi="SimSun" w:eastAsia="SimSun" w:cs="SimSun"/>
          <w:szCs w:val="21"/>
          <w:lang w:eastAsia="zh-HK"/>
        </w:rPr>
      </w:pPr>
      <w:r>
        <w:rPr>
          <w:rFonts w:ascii="SimSun" w:hAnsi="SimSun" w:eastAsia="SimSun" w:cs="SimSun"/>
          <w:szCs w:val="21"/>
          <w:lang w:eastAsia="zh-TW"/>
        </w:rPr>
        <w:t>本比賽將圍繞以下核心專題設計培訓工作坊與案例分享：</w:t>
      </w:r>
      <w:r>
        <w:rPr>
          <w:rFonts w:ascii="SimSun" w:hAnsi="SimSun" w:eastAsia="SimSun" w:cs="SimSun"/>
          <w:szCs w:val="21"/>
          <w:lang w:eastAsia="zh-HK"/>
        </w:rPr>
        <w:t xml:space="preserve"> </w:t>
      </w:r>
    </w:p>
    <w:p w:rsidRPr="00212C0C" w:rsidR="33F6325B" w:rsidP="00212C0C" w:rsidRDefault="33F6325B" w14:paraId="41A8DDB2" w14:textId="04E30332">
      <w:pPr>
        <w:spacing w:after="120" w:line="288" w:lineRule="auto"/>
        <w:rPr>
          <w:rFonts w:ascii="Times New Roman" w:hAnsi="Times New Roman" w:eastAsia="Times New Roman" w:cs="Times New Roman"/>
          <w:i/>
          <w:iCs/>
          <w:color w:val="595959" w:themeColor="text1" w:themeTint="A6"/>
          <w:sz w:val="19"/>
          <w:szCs w:val="19"/>
          <w:lang w:eastAsia="zh-HK"/>
        </w:rPr>
      </w:pPr>
      <w:r>
        <w:rPr>
          <w:rFonts w:ascii="Times New Roman" w:hAnsi="Times New Roman" w:eastAsia="Times New Roman" w:cs="Times New Roman"/>
          <w:i/>
          <w:iCs/>
          <w:color w:val="595959" w:themeColor="text1" w:themeTint="A6"/>
          <w:sz w:val="19"/>
          <w:szCs w:val="19"/>
          <w:lang w:eastAsia="zh-HK"/>
        </w:rPr>
        <w:t>The training workshops and case studies will be designed around the following core themes:</w:t>
      </w:r>
    </w:p>
    <w:p w:rsidRPr="00212C0C" w:rsidR="33F6325B" w:rsidP="41711D24" w:rsidRDefault="33F6325B" w14:paraId="347B8D3E" w14:textId="4BFF6F6E">
      <w:pPr>
        <w:pStyle w:val="ListParagraph"/>
        <w:numPr>
          <w:ilvl w:val="0"/>
          <w:numId w:val="15"/>
        </w:numPr>
        <w:spacing w:after="40" w:line="293" w:lineRule="auto"/>
        <w:ind w:left="288"/>
        <w:rPr>
          <w:rFonts w:ascii="SimSun" w:hAnsi="SimSun" w:eastAsia="SimSun" w:cs="SimSun"/>
          <w:lang w:eastAsia="zh-HK"/>
        </w:rPr>
        <w:pPrChange w:author="Guest User" w:date="2026-06-30T06:06:34.992Z">
          <w:pPr>
            <w:pStyle w:val="ListParagraph"/>
            <w:numPr>
              <w:ilvl w:val="0"/>
              <w:numId w:val="15"/>
            </w:numPr>
            <w:spacing w:after="40"/>
          </w:pPr>
        </w:pPrChange>
      </w:pPr>
      <w:r w:rsidRPr="41711D24" w:rsidR="41711D24">
        <w:rPr>
          <w:rFonts w:ascii="SimSun" w:hAnsi="SimSun" w:eastAsia="SimSun" w:cs="SimSun"/>
          <w:lang w:eastAsia="zh-TW"/>
        </w:rPr>
        <w:t>用大型</w:t>
      </w:r>
      <w:r w:rsidRPr="41711D24" w:rsidR="41711D24">
        <w:rPr>
          <w:rFonts w:ascii="SimSun" w:hAnsi="SimSun" w:eastAsia="SimSun" w:cs="SimSun"/>
          <w:color w:val="222222"/>
          <w:lang w:val="zh-HK" w:eastAsia="zh-HK" w:bidi="en-US"/>
        </w:rPr>
        <w:t>語言模型提示詞</w:t>
      </w:r>
      <w:del w:author="Claude" w:date="2026-06-30T00:00:00Z" w16du:dateUtc="2026-06-30T00:00:00Z" w:id="1346331003">
        <w:r w:rsidRPr="41711D24" w:rsidDel="41711D24">
          <w:rPr>
            <w:rFonts w:ascii="SimSun" w:hAnsi="SimSun" w:eastAsia="SimSun" w:cs="SimSun"/>
            <w:color w:val="222222"/>
            <w:lang w:val="zh-HK" w:eastAsia="zh-HK" w:bidi="en-US"/>
          </w:rPr>
          <w:delText>進行</w:delText>
        </w:r>
      </w:del>
      <w:ins w:author="Claude" w:date="2026-06-30T00:00:00Z" w16du:dateUtc="2026-06-30T00:00:00Z" w:id="1259463909">
        <w:r w:rsidRPr="41711D24" w:rsidR="41711D24">
          <w:rPr>
            <w:rFonts w:ascii="SimSun" w:hAnsi="SimSun" w:eastAsia="SimSun" w:cs="SimSun"/>
            <w:color w:val="222222"/>
            <w:lang w:val="zh-HK" w:eastAsia="zh-HK" w:bidi="en-US"/>
          </w:rPr>
          <w:t>對</w:t>
        </w:r>
      </w:ins>
      <w:r w:rsidRPr="41711D24" w:rsidR="41711D24">
        <w:rPr>
          <w:rFonts w:ascii="SimSun" w:hAnsi="SimSun" w:eastAsia="SimSun" w:cs="SimSun"/>
          <w:color w:val="222222"/>
          <w:lang w:val="zh-HK" w:eastAsia="zh-HK" w:bidi="en-US"/>
        </w:rPr>
        <w:t>經典</w:t>
      </w:r>
      <w:r w:rsidRPr="41711D24" w:rsidR="41711D24">
        <w:rPr>
          <w:rFonts w:ascii="SimSun" w:hAnsi="SimSun" w:eastAsia="SimSun" w:cs="SimSun"/>
          <w:color w:val="222222"/>
          <w:lang w:val="zh-HK" w:eastAsia="zh-HK" w:bidi="en-US"/>
        </w:rPr>
        <w:t>文本進行結構化標注</w:t>
      </w:r>
      <w:r w:rsidRPr="41711D24" w:rsidR="41711D24">
        <w:rPr>
          <w:rFonts w:ascii="SimSun" w:hAnsi="SimSun" w:eastAsia="SimSun" w:cs="SimSun"/>
          <w:lang w:eastAsia="zh-HK"/>
        </w:rPr>
        <w:t xml:space="preserve"> </w:t>
      </w:r>
    </w:p>
    <w:p w:rsidRPr="00212C0C" w:rsidR="33F6325B" w:rsidP="00212C0C" w:rsidRDefault="33F6325B" w14:paraId="2CD06219" w14:textId="21629984">
      <w:pPr>
        <w:spacing w:after="80" w:line="283" w:lineRule="auto"/>
        <w:ind w:left="792"/>
        <w:rPr>
          <w:rFonts w:ascii="Times New Roman" w:hAnsi="Times New Roman" w:eastAsia="Times New Roman" w:cs="Times New Roman"/>
          <w:color w:val="595959" w:themeColor="text1" w:themeTint="A6"/>
          <w:sz w:val="19"/>
          <w:szCs w:val="19"/>
          <w:lang w:eastAsia="zh-HK"/>
        </w:rPr>
      </w:pPr>
      <w:r>
        <w:rPr>
          <w:rFonts w:ascii="Times New Roman" w:hAnsi="Times New Roman" w:eastAsia="Times New Roman" w:cs="Times New Roman"/>
          <w:i/>
          <w:iCs/>
          <w:color w:val="595959" w:themeColor="text1" w:themeTint="A6"/>
          <w:sz w:val="19"/>
          <w:szCs w:val="19"/>
          <w:lang w:eastAsia="zh-HK"/>
        </w:rPr>
        <w:t>Prompting LLMs for Structured Annotation in</w:t>
      </w:r>
      <w:r>
        <w:rPr>
          <w:rFonts w:hint="eastAsia" w:ascii="Times New Roman" w:hAnsi="Times New Roman" w:eastAsia="Times New Roman" w:cs="Times New Roman"/>
          <w:i/>
          <w:iCs/>
          <w:color w:val="595959" w:themeColor="text1" w:themeTint="A6"/>
          <w:sz w:val="19"/>
          <w:szCs w:val="19"/>
          <w:lang w:eastAsia="zh-HK"/>
        </w:rPr>
        <w:t xml:space="preserve"> Classical</w:t>
      </w:r>
      <w:r>
        <w:rPr>
          <w:rFonts w:ascii="Times New Roman" w:hAnsi="Times New Roman" w:eastAsia="Times New Roman" w:cs="Times New Roman"/>
          <w:i/>
          <w:iCs/>
          <w:color w:val="595959" w:themeColor="text1" w:themeTint="A6"/>
          <w:sz w:val="19"/>
          <w:szCs w:val="19"/>
          <w:lang w:eastAsia="zh-HK"/>
        </w:rPr>
        <w:t xml:space="preserve"> Text Processing</w:t>
      </w:r>
      <w:r>
        <w:rPr>
          <w:rFonts w:ascii="Times New Roman" w:hAnsi="Times New Roman" w:eastAsia="Times New Roman" w:cs="Times New Roman"/>
          <w:color w:val="595959" w:themeColor="text1" w:themeTint="A6"/>
          <w:sz w:val="19"/>
          <w:szCs w:val="19"/>
          <w:lang w:eastAsia="zh-HK"/>
        </w:rPr>
        <w:t xml:space="preserve"> </w:t>
      </w:r>
    </w:p>
    <w:p w:rsidRPr="00212C0C" w:rsidR="33F6325B" w:rsidP="41711D24" w:rsidRDefault="33F6325B" w14:paraId="6CEA291D" w14:textId="7BEC87DC">
      <w:pPr>
        <w:pStyle w:val="ListParagraph"/>
        <w:numPr>
          <w:ilvl w:val="0"/>
          <w:numId w:val="13"/>
        </w:numPr>
        <w:spacing w:after="40" w:line="293" w:lineRule="auto"/>
        <w:ind w:left="288"/>
        <w:rPr>
          <w:rFonts w:ascii="SimSun" w:hAnsi="SimSun" w:eastAsia="SimSun" w:cs="SimSun"/>
          <w:lang w:eastAsia="zh-HK"/>
        </w:rPr>
        <w:pPrChange w:author="Guest User" w:date="2026-06-30T06:06:23.896Z">
          <w:pPr>
            <w:pStyle w:val="ListParagraph"/>
            <w:numPr>
              <w:ilvl w:val="0"/>
              <w:numId w:val="13"/>
            </w:numPr>
            <w:spacing w:after="40"/>
          </w:pPr>
        </w:pPrChange>
      </w:pPr>
      <w:r w:rsidRPr="41711D24" w:rsidR="41711D24">
        <w:rPr>
          <w:rFonts w:ascii="SimSun" w:hAnsi="SimSun" w:eastAsia="SimSun" w:cs="SimSun"/>
          <w:lang w:eastAsia="zh-TW"/>
        </w:rPr>
        <w:t>運用</w:t>
      </w:r>
      <w:r w:rsidRPr="41711D24" w:rsidR="41711D24">
        <w:rPr>
          <w:rFonts w:ascii="SimSun" w:hAnsi="SimSun" w:eastAsia="SimSun" w:cs="SimSun"/>
          <w:color w:val="222222"/>
          <w:lang w:val="zh-HK" w:eastAsia="zh-HK" w:bidi="en-US"/>
        </w:rPr>
        <w:t>深度學習模型從</w:t>
      </w:r>
      <w:r w:rsidRPr="41711D24" w:rsidR="41711D24">
        <w:rPr>
          <w:rFonts w:ascii="SimSun" w:hAnsi="SimSun" w:eastAsia="SimSun" w:cs="SimSun"/>
          <w:color w:val="222222"/>
          <w:lang w:val="zh-HK" w:eastAsia="zh-HK" w:bidi="en-US"/>
        </w:rPr>
        <w:t>古典</w:t>
      </w:r>
      <w:r w:rsidRPr="41711D24" w:rsidR="41711D24">
        <w:rPr>
          <w:rFonts w:ascii="SimSun" w:hAnsi="SimSun" w:eastAsia="SimSun" w:cs="SimSun"/>
          <w:color w:val="222222"/>
          <w:lang w:val="zh-HK" w:eastAsia="zh-HK" w:bidi="en-US"/>
        </w:rPr>
        <w:t>文本中抽取人物傳記資訊</w:t>
      </w:r>
      <w:r w:rsidRPr="41711D24" w:rsidR="41711D24">
        <w:rPr>
          <w:rFonts w:ascii="SimSun" w:hAnsi="SimSun" w:eastAsia="SimSun" w:cs="SimSun"/>
          <w:lang w:eastAsia="zh-HK"/>
        </w:rPr>
        <w:t xml:space="preserve"> </w:t>
      </w:r>
    </w:p>
    <w:p w:rsidRPr="00212C0C" w:rsidR="33F6325B" w:rsidP="00212C0C" w:rsidRDefault="33F6325B" w14:paraId="52C504B4" w14:textId="3C251089">
      <w:pPr>
        <w:spacing w:after="80"/>
        <w:ind w:left="792"/>
        <w:rPr>
          <w:rFonts w:ascii="Times New Roman" w:hAnsi="Times New Roman" w:eastAsia="Times New Roman" w:cs="Times New Roman"/>
          <w:color w:val="595959" w:themeColor="text1" w:themeTint="A6"/>
          <w:sz w:val="19"/>
          <w:szCs w:val="19"/>
          <w:lang w:eastAsia="zh-HK"/>
        </w:rPr>
      </w:pPr>
      <w:r>
        <w:rPr>
          <w:rFonts w:ascii="Times New Roman" w:hAnsi="Times New Roman" w:eastAsia="Times New Roman" w:cs="Times New Roman"/>
          <w:i/>
          <w:iCs/>
          <w:color w:val="595959" w:themeColor="text1" w:themeTint="A6"/>
          <w:sz w:val="19"/>
          <w:szCs w:val="19"/>
          <w:lang w:eastAsia="zh-HK"/>
        </w:rPr>
        <w:t>Biographical Information Extraction from Classical Texts Using Deep Learning Models</w:t>
      </w:r>
      <w:r>
        <w:rPr>
          <w:rFonts w:ascii="Times New Roman" w:hAnsi="Times New Roman" w:eastAsia="Times New Roman" w:cs="Times New Roman"/>
          <w:color w:val="595959" w:themeColor="text1" w:themeTint="A6"/>
          <w:sz w:val="19"/>
          <w:szCs w:val="19"/>
          <w:lang w:eastAsia="zh-HK"/>
        </w:rPr>
        <w:t xml:space="preserve"> </w:t>
      </w:r>
    </w:p>
    <w:p w:rsidRPr="00212C0C" w:rsidR="33F6325B" w:rsidP="41711D24" w:rsidRDefault="33F6325B" w14:paraId="59803818" w14:textId="766FF644">
      <w:pPr>
        <w:pStyle w:val="ListParagraph"/>
        <w:numPr>
          <w:ilvl w:val="0"/>
          <w:numId w:val="12"/>
        </w:numPr>
        <w:spacing w:after="40" w:line="293" w:lineRule="auto"/>
        <w:ind w:left="288"/>
        <w:rPr>
          <w:rFonts w:ascii="SimSun" w:hAnsi="SimSun" w:eastAsia="SimSun" w:cs="SimSun"/>
          <w:lang w:eastAsia="zh-HK"/>
        </w:rPr>
        <w:pPrChange w:author="Guest User" w:date="2026-06-30T06:06:12.412Z">
          <w:pPr>
            <w:pStyle w:val="ListParagraph"/>
            <w:numPr>
              <w:ilvl w:val="0"/>
              <w:numId w:val="12"/>
            </w:numPr>
            <w:spacing w:after="40"/>
          </w:pPr>
        </w:pPrChange>
      </w:pPr>
      <w:r w:rsidRPr="41711D24" w:rsidR="41711D24">
        <w:rPr>
          <w:rFonts w:ascii="SimSun" w:hAnsi="SimSun" w:eastAsia="SimSun" w:cs="SimSun"/>
          <w:lang w:eastAsia="zh-TW"/>
        </w:rPr>
        <w:t>大型語言模型</w:t>
      </w:r>
      <w:r w:rsidRPr="41711D24" w:rsidR="41711D24">
        <w:rPr>
          <w:rFonts w:ascii="SimSun" w:hAnsi="SimSun" w:eastAsia="SimSun" w:cs="SimSun"/>
          <w:lang w:eastAsia="zh-HK"/>
        </w:rPr>
        <w:t>(</w:t>
      </w:r>
      <w:r w:rsidRPr="41711D24" w:rsidR="41711D24">
        <w:rPr>
          <w:rFonts w:ascii="Times New Roman" w:hAnsi="Times New Roman" w:eastAsia="Times New Roman" w:cs="Times New Roman"/>
          <w:lang w:eastAsia="zh-HK"/>
          <w:rPrChange w:author="Guest User" w:date="2026-07-02T01:40:10.53Z" w16du:dateUtc="2026-07-02T01:40:10.53Z" w:id="852698639">
            <w:rPr>
              <w:rFonts w:ascii="SimSun" w:hAnsi="SimSun" w:eastAsia="SimSun" w:cs="SimSun"/>
              <w:lang w:eastAsia="zh-HK"/>
            </w:rPr>
          </w:rPrChange>
        </w:rPr>
        <w:t>LLM</w:t>
      </w:r>
      <w:r w:rsidRPr="41711D24" w:rsidR="41711D24">
        <w:rPr>
          <w:rFonts w:ascii="SimSun" w:hAnsi="SimSun" w:eastAsia="SimSun" w:cs="SimSun"/>
          <w:lang w:eastAsia="zh-HK"/>
        </w:rPr>
        <w:t>)</w:t>
      </w:r>
      <w:ins w:author="Guest User" w:date="2026-07-02T01:30:51.322Z" w16du:dateUtc="2026-07-02T01:30:51.322Z" w:id="1498131384">
        <w:r w:rsidRPr="41711D24" w:rsidR="41711D24">
          <w:rPr>
            <w:rFonts w:ascii="SimSun" w:hAnsi="SimSun" w:eastAsia="SimSun" w:cs="SimSun"/>
            <w:lang w:eastAsia="zh-TW"/>
          </w:rPr>
          <w:t>+</w:t>
        </w:r>
      </w:ins>
      <w:del w:author="Guest User" w:date="2026-07-02T01:30:50.928Z" w16du:dateUtc="2026-07-02T01:30:50.928Z" w:id="892176328">
        <w:r w:rsidRPr="41711D24" w:rsidDel="41711D24">
          <w:rPr>
            <w:rFonts w:ascii="SimSun" w:hAnsi="SimSun" w:eastAsia="SimSun" w:cs="SimSun"/>
            <w:lang w:eastAsia="zh-TW"/>
          </w:rPr>
          <w:delText>＋</w:delText>
        </w:r>
      </w:del>
      <w:r w:rsidRPr="41711D24" w:rsidR="41711D24">
        <w:rPr>
          <w:rFonts w:ascii="SimSun" w:hAnsi="SimSun" w:eastAsia="SimSun" w:cs="SimSun"/>
          <w:lang w:eastAsia="zh-TW"/>
        </w:rPr>
        <w:t>知識</w:t>
      </w:r>
      <w:del w:author="Guest User" w:date="2026-07-02T01:30:42.607Z" w16du:dateUtc="2026-07-02T01:30:42.607Z" w:id="574657425">
        <w:r w:rsidRPr="41711D24" w:rsidDel="41711D24">
          <w:rPr>
            <w:rFonts w:ascii="SimSun" w:hAnsi="SimSun" w:eastAsia="SimSun" w:cs="SimSun"/>
            <w:lang w:eastAsia="zh-TW"/>
          </w:rPr>
          <w:delText>圖譜＋</w:delText>
        </w:r>
      </w:del>
      <w:ins w:author="Guest User" w:date="2026-07-02T01:30:42.607Z" w16du:dateUtc="2026-07-02T01:30:42.607Z" w:id="442004378">
        <w:r w:rsidRPr="41711D24" w:rsidR="41711D24">
          <w:rPr>
            <w:rFonts w:ascii="SimSun" w:hAnsi="SimSun" w:eastAsia="SimSun" w:cs="SimSun"/>
            <w:lang w:eastAsia="zh-TW"/>
          </w:rPr>
          <w:t>圖譜+</w:t>
        </w:r>
      </w:ins>
      <w:r w:rsidRPr="41711D24" w:rsidR="41711D24">
        <w:rPr>
          <w:rFonts w:ascii="SimSun" w:hAnsi="SimSun" w:eastAsia="SimSun" w:cs="SimSun"/>
          <w:lang w:eastAsia="zh-TW"/>
        </w:rPr>
        <w:t>地理資訊系統</w:t>
      </w:r>
      <w:r w:rsidRPr="41711D24" w:rsidR="41711D24">
        <w:rPr>
          <w:rFonts w:ascii="SimSun" w:hAnsi="SimSun" w:eastAsia="SimSun" w:cs="SimSun"/>
          <w:lang w:eastAsia="zh-HK"/>
        </w:rPr>
        <w:t>(</w:t>
      </w:r>
      <w:r w:rsidRPr="41711D24" w:rsidR="41711D24">
        <w:rPr>
          <w:rFonts w:ascii="Times New Roman" w:hAnsi="Times New Roman" w:eastAsia="Times New Roman" w:cs="Times New Roman"/>
          <w:lang w:eastAsia="zh-HK"/>
          <w:rPrChange w:author="Guest User" w:date="2026-07-02T01:40:06.978Z" w16du:dateUtc="2026-07-02T01:40:06.978Z" w:id="1933456985">
            <w:rPr>
              <w:rFonts w:ascii="SimSun" w:hAnsi="SimSun" w:eastAsia="SimSun" w:cs="SimSun"/>
              <w:lang w:eastAsia="zh-HK"/>
            </w:rPr>
          </w:rPrChange>
        </w:rPr>
        <w:t>GIS</w:t>
      </w:r>
      <w:r w:rsidRPr="41711D24" w:rsidR="41711D24">
        <w:rPr>
          <w:rFonts w:ascii="SimSun" w:hAnsi="SimSun" w:eastAsia="SimSun" w:cs="SimSun"/>
          <w:lang w:eastAsia="zh-HK"/>
        </w:rPr>
        <w:t xml:space="preserve">) </w:t>
      </w:r>
      <w:r w:rsidRPr="41711D24" w:rsidR="41711D24">
        <w:rPr>
          <w:rFonts w:ascii="SimSun" w:hAnsi="SimSun" w:eastAsia="SimSun" w:cs="SimSun"/>
          <w:lang w:eastAsia="zh-TW"/>
        </w:rPr>
        <w:t>的多層次文本分析</w:t>
      </w:r>
      <w:r w:rsidRPr="41711D24" w:rsidR="41711D24">
        <w:rPr>
          <w:rFonts w:ascii="SimSun" w:hAnsi="SimSun" w:eastAsia="SimSun" w:cs="SimSun"/>
          <w:lang w:eastAsia="zh-HK"/>
        </w:rPr>
        <w:t xml:space="preserve"> </w:t>
      </w:r>
    </w:p>
    <w:p w:rsidRPr="00212C0C" w:rsidR="33F6325B" w:rsidP="00212C0C" w:rsidRDefault="33F6325B" w14:paraId="48B2B3BA" w14:textId="1DF09C41">
      <w:pPr>
        <w:spacing w:after="80"/>
        <w:ind w:left="792"/>
        <w:rPr>
          <w:rFonts w:ascii="Times New Roman" w:hAnsi="Times New Roman" w:eastAsia="Times New Roman" w:cs="Times New Roman"/>
          <w:color w:val="595959" w:themeColor="text1" w:themeTint="A6"/>
          <w:sz w:val="19"/>
          <w:szCs w:val="19"/>
          <w:lang w:eastAsia="zh-HK"/>
        </w:rPr>
      </w:pPr>
      <w:r>
        <w:rPr>
          <w:rFonts w:ascii="Times New Roman" w:hAnsi="Times New Roman" w:eastAsia="Times New Roman" w:cs="Times New Roman"/>
          <w:i/>
          <w:iCs/>
          <w:color w:val="595959" w:themeColor="text1" w:themeTint="A6"/>
          <w:sz w:val="19"/>
          <w:szCs w:val="19"/>
          <w:lang w:eastAsia="zh-HK"/>
        </w:rPr>
        <w:t xml:space="preserve">Multi-layered </w:t>
      </w:r>
      <w:del w:author="Claude" w:date="2026-06-30T00:00:00Z" w:id="49">
        <w:r>
          <w:rPr>
            <w:rFonts w:ascii="Times New Roman" w:hAnsi="Times New Roman" w:eastAsia="Times New Roman" w:cs="Times New Roman"/>
            <w:i/>
            <w:iCs/>
            <w:color w:val="595959" w:themeColor="text1" w:themeTint="A6"/>
            <w:sz w:val="19"/>
            <w:szCs w:val="19"/>
            <w:lang w:eastAsia="zh-HK"/>
          </w:rPr>
          <w:delText xml:space="preserve">historical </w:delText>
        </w:r>
      </w:del>
      <w:r>
        <w:rPr>
          <w:rFonts w:ascii="Times New Roman" w:hAnsi="Times New Roman" w:eastAsia="Times New Roman" w:cs="Times New Roman"/>
          <w:i/>
          <w:iCs/>
          <w:color w:val="595959" w:themeColor="text1" w:themeTint="A6"/>
          <w:sz w:val="19"/>
          <w:szCs w:val="19"/>
          <w:lang w:eastAsia="zh-HK"/>
        </w:rPr>
        <w:t>text analysis with LLMs, knowledge graphs and GIS</w:t>
      </w:r>
    </w:p>
    <w:p w:rsidR="000A1632" w:rsidRDefault="006305B7" w14:paraId="7897775A" w14:textId="6CA83DFC">
      <w:pPr>
        <w:pStyle w:val="ListParagraph"/>
        <w:numPr>
          <w:ilvl w:val="0"/>
          <w:numId w:val="12"/>
        </w:numPr>
        <w:spacing w:after="40" w:line="293" w:lineRule="auto"/>
        <w:ind w:left="288"/>
        <w:rPr>
          <w:ins w:author="Claude" w:date="2026-06-30T00:00:00Z" w:id="50"/>
          <w:rFonts w:ascii="SimSun" w:hAnsi="SimSun" w:eastAsia="SimSun" w:cs="SimSun"/>
          <w:lang w:val="zh-HK" w:eastAsia="zh-HK" w:bidi="en-US"/>
        </w:rPr>
      </w:pPr>
      <w:ins w:author="Claude" w:date="2026-06-30T00:00:00Z" w:id="51">
        <w:r>
          <w:rPr>
            <w:rFonts w:ascii="SimSun" w:hAnsi="SimSun" w:eastAsia="SimSun" w:cs="SimSun"/>
            <w:szCs w:val="21"/>
            <w:lang w:val="zh-HK" w:eastAsia="zh-HK" w:bidi="en-US"/>
          </w:rPr>
          <w:t>面向語言與翻譯研究的語料工具與方法</w:t>
        </w:r>
      </w:ins>
    </w:p>
    <w:p w:rsidR="000A1632" w:rsidRDefault="006305B7" w14:paraId="65CAB3ED" w14:textId="098E62E3">
      <w:pPr>
        <w:spacing w:after="80" w:line="283" w:lineRule="auto"/>
        <w:ind w:left="792"/>
        <w:rPr>
          <w:ins w:author="Claude" w:date="2026-06-30T00:00:00Z" w:id="52"/>
          <w:rFonts w:ascii="Times New Roman" w:hAnsi="Times New Roman" w:cs="Times New Roman"/>
          <w:i/>
          <w:iCs/>
          <w:color w:val="555555"/>
          <w:sz w:val="19"/>
          <w:szCs w:val="19"/>
          <w:lang w:val="zh-HK" w:eastAsia="zh-HK" w:bidi="en-US"/>
        </w:rPr>
      </w:pPr>
      <w:ins w:author="Claude" w:date="2026-06-30T00:00:00Z" w:id="53">
        <w:r>
          <w:rPr>
            <w:rFonts w:ascii="Times New Roman" w:hAnsi="Times New Roman" w:eastAsia="Times New Roman" w:cs="Times New Roman"/>
            <w:i/>
            <w:iCs/>
            <w:color w:val="555555"/>
            <w:sz w:val="19"/>
            <w:szCs w:val="19"/>
            <w:lang w:val="zh-HK" w:eastAsia="zh-HK" w:bidi="en-US"/>
          </w:rPr>
          <w:t>Corpus tools and methods for language and translation studies</w:t>
        </w:r>
      </w:ins>
    </w:p>
    <w:p w:rsidRPr="00AA1D05" w:rsidR="007F76F1" w:rsidRDefault="00245A90" w14:paraId="138CBBB7" w14:textId="02FD8447">
      <w:pPr>
        <w:spacing w:before="240" w:after="80" w:line="264" w:lineRule="auto"/>
        <w:rPr>
          <w:rFonts w:ascii="Times New Roman" w:hAnsi="Times New Roman" w:cs="Times New Roman"/>
        </w:rPr>
      </w:pPr>
      <w:r>
        <w:rPr>
          <w:rFonts w:ascii="SimSun" w:hAnsi="SimSun" w:eastAsia="SimSun" w:cs="SimSun"/>
          <w:b/>
          <w:bCs/>
          <w:color w:val="8A1C1C"/>
          <w:sz w:val="28"/>
          <w:szCs w:val="28"/>
          <w:lang w:val="zh-HK" w:eastAsia="zh-HK" w:bidi="en-US"/>
        </w:rPr>
        <w:t>十一、</w:t>
      </w:r>
      <w:r>
        <w:rPr>
          <w:rFonts w:ascii="Times New Roman" w:hAnsi="Times New Roman" w:cs="Times New Roman"/>
          <w:b/>
          <w:bCs/>
          <w:color w:val="8A1C1C"/>
          <w:sz w:val="28"/>
          <w:szCs w:val="28"/>
          <w:lang w:val="zh-HK" w:eastAsia="zh-HK" w:bidi="en-US"/>
        </w:rPr>
        <w:t xml:space="preserve">AI </w:t>
      </w:r>
      <w:r>
        <w:rPr>
          <w:rFonts w:ascii="SimSun" w:hAnsi="SimSun" w:eastAsia="SimSun" w:cs="SimSun"/>
          <w:b/>
          <w:bCs/>
          <w:color w:val="8A1C1C"/>
          <w:sz w:val="28"/>
          <w:szCs w:val="28"/>
          <w:lang w:val="zh-HK" w:eastAsia="zh-HK" w:bidi="en-US"/>
        </w:rPr>
        <w:t>使用、學術誠信與版權要求</w:t>
      </w:r>
      <w:r>
        <w:rPr>
          <w:rFonts w:ascii="Times New Roman" w:hAnsi="Times New Roman" w:cs="Times New Roman"/>
          <w:b/>
          <w:bCs/>
          <w:color w:val="8A1C1C"/>
          <w:sz w:val="28"/>
          <w:szCs w:val="28"/>
          <w:lang w:val="zh-HK" w:eastAsia="zh-HK" w:bidi="en-US"/>
        </w:rPr>
        <w:t xml:space="preserve"> / 11. AI Use, Academic Integrity and Copyright</w:t>
      </w:r>
    </w:p>
    <w:p w:rsidRPr="00AA1D05" w:rsidR="007F76F1" w:rsidRDefault="374945F1" w14:paraId="190A1075" w14:textId="65D8EEC6">
      <w:pPr>
        <w:pStyle w:val="ListBullet"/>
        <w:spacing w:after="40" w:line="293" w:lineRule="auto"/>
        <w:ind w:left="288"/>
        <w:rPr>
          <w:rFonts w:ascii="Times New Roman" w:hAnsi="Times New Roman" w:cs="Times New Roman"/>
          <w:lang w:eastAsia="zh-TW"/>
        </w:rPr>
      </w:pPr>
      <w:r w:rsidRPr="41711D24" w:rsidR="41711D24">
        <w:rPr>
          <w:rFonts w:ascii="SimSun" w:hAnsi="SimSun" w:eastAsia="SimSun" w:cs="SimSun"/>
          <w:lang w:val="zh-HK" w:eastAsia="zh-HK" w:bidi="en-US"/>
        </w:rPr>
        <w:t>所有作品必須為參賽者原創，不得直接抄襲、委</w:t>
      </w:r>
      <w:r w:rsidRPr="41711D24" w:rsidR="41711D24">
        <w:rPr>
          <w:rFonts w:ascii="SimSun" w:hAnsi="SimSun" w:eastAsia="SimSun" w:cs="SimSun"/>
          <w:lang w:val="zh-HK" w:eastAsia="zh-HK" w:bidi="en-US"/>
        </w:rPr>
        <w:t>托</w:t>
      </w:r>
      <w:r w:rsidRPr="41711D24" w:rsidR="41711D24">
        <w:rPr>
          <w:rFonts w:ascii="SimSun" w:hAnsi="SimSun" w:eastAsia="SimSun" w:cs="SimSun"/>
          <w:lang w:val="zh-HK" w:eastAsia="zh-HK" w:bidi="en-US"/>
        </w:rPr>
        <w:t>、冒用或重複提交曾於其他比賽獲獎之作品。</w:t>
      </w:r>
    </w:p>
    <w:p w:rsidRPr="00212C0C" w:rsidR="007F76F1" w:rsidP="33F6325B" w:rsidRDefault="33F6325B" w14:paraId="32261C17" w14:textId="6F4E9323">
      <w:pPr>
        <w:spacing w:after="80" w:line="283" w:lineRule="auto"/>
        <w:ind w:left="792"/>
        <w:rPr>
          <w:rFonts w:ascii="Times New Roman" w:hAnsi="Times New Roman" w:cs="Times New Roman"/>
          <w:i/>
          <w:iCs/>
          <w:color w:val="595959" w:themeColor="text1" w:themeTint="A6"/>
        </w:rPr>
      </w:pPr>
      <w:r>
        <w:rPr>
          <w:rFonts w:ascii="Times New Roman" w:hAnsi="Times New Roman" w:cs="Times New Roman"/>
          <w:i/>
          <w:iCs/>
          <w:color w:val="595959" w:themeColor="text1" w:themeTint="A6"/>
          <w:sz w:val="19"/>
          <w:szCs w:val="19"/>
          <w:lang w:val="zh-HK" w:eastAsia="zh-HK" w:bidi="en-US"/>
        </w:rPr>
        <w:t>All entries must be the original work of the participants and must not plagiarise, o</w:t>
      </w:r>
      <w:proofErr w:type="spellStart"/>
      <w:r>
        <w:rPr>
          <w:rFonts w:ascii="Times New Roman" w:hAnsi="Times New Roman" w:eastAsia="Times New Roman" w:cs="Times New Roman"/>
          <w:i/>
          <w:iCs/>
          <w:color w:val="595959" w:themeColor="text1" w:themeTint="A6"/>
          <w:sz w:val="19"/>
          <w:szCs w:val="19"/>
          <w:lang w:eastAsia="zh-HK"/>
        </w:rPr>
        <w:t>utsource</w:t>
      </w:r>
      <w:proofErr w:type="spellEnd"/>
      <w:r>
        <w:rPr>
          <w:rFonts w:ascii="Times New Roman" w:hAnsi="Times New Roman" w:cs="Times New Roman"/>
          <w:i/>
          <w:iCs/>
          <w:color w:val="595959" w:themeColor="text1" w:themeTint="A6"/>
          <w:sz w:val="19"/>
          <w:szCs w:val="19"/>
          <w:lang w:val="zh-HK" w:eastAsia="zh-HK" w:bidi="en-US"/>
        </w:rPr>
        <w:t>, misappropriate or re-submit work that has already won awards in other competitions.</w:t>
      </w:r>
    </w:p>
    <w:p w:rsidRPr="00AA1D05" w:rsidR="007F76F1" w:rsidRDefault="374945F1" w14:paraId="7B10720C" w14:textId="28963765">
      <w:pPr>
        <w:pStyle w:val="ListBullet"/>
        <w:spacing w:after="40" w:line="293" w:lineRule="auto"/>
        <w:ind w:left="288"/>
        <w:rPr>
          <w:rFonts w:ascii="Times New Roman" w:hAnsi="Times New Roman" w:cs="Times New Roman"/>
          <w:lang w:eastAsia="zh-TW"/>
        </w:rPr>
      </w:pPr>
      <w:r w:rsidRPr="41711D24" w:rsidR="41711D24">
        <w:rPr>
          <w:rFonts w:ascii="SimSun" w:hAnsi="SimSun" w:eastAsia="SimSun" w:cs="SimSun"/>
          <w:lang w:val="zh-HK" w:eastAsia="zh-HK" w:bidi="en-US"/>
        </w:rPr>
        <w:t>如作品使用生成式</w:t>
      </w:r>
      <w:r w:rsidRPr="41711D24" w:rsidR="41711D24">
        <w:rPr>
          <w:rFonts w:ascii="SimSun" w:hAnsi="SimSun" w:eastAsia="SimSun" w:cs="SimSun"/>
          <w:lang w:val="zh-HK" w:eastAsia="zh-HK" w:bidi="en-US"/>
          <w:rPrChange w:author="Guest User" w:date="2026-07-02T01:37:56.445Z" w16du:dateUtc="2026-07-02T01:37:56.445Z" w:id="1017395710">
            <w:rPr>
              <w:rFonts w:ascii="Times New Roman" w:hAnsi="Times New Roman" w:cs="Times New Roman"/>
              <w:lang w:val="zh-HK" w:eastAsia="zh-HK" w:bidi="en-US"/>
            </w:rPr>
          </w:rPrChange>
        </w:rPr>
        <w:t xml:space="preserve"> </w:t>
      </w:r>
      <w:r w:rsidRPr="41711D24" w:rsidR="41711D24">
        <w:rPr>
          <w:rFonts w:ascii="Times New Roman" w:hAnsi="Times New Roman" w:eastAsia="Times New Roman" w:cs="Times New Roman"/>
          <w:lang w:val="zh-HK" w:eastAsia="zh-HK" w:bidi="en-US"/>
          <w:rPrChange w:author="Guest User" w:date="2026-07-02T01:40:22.933Z" w16du:dateUtc="2026-07-02T01:40:22.933Z" w:id="1323768247">
            <w:rPr>
              <w:rFonts w:ascii="Times New Roman" w:hAnsi="Times New Roman" w:cs="Times New Roman"/>
              <w:lang w:val="zh-HK" w:eastAsia="zh-HK" w:bidi="en-US"/>
            </w:rPr>
          </w:rPrChange>
        </w:rPr>
        <w:t>AI</w:t>
      </w:r>
      <w:r w:rsidRPr="41711D24" w:rsidR="41711D24">
        <w:rPr>
          <w:rFonts w:ascii="SimSun" w:hAnsi="SimSun" w:eastAsia="SimSun" w:cs="SimSun"/>
          <w:lang w:val="zh-HK" w:eastAsia="zh-HK" w:bidi="en-US"/>
          <w:rPrChange w:author="Guest User" w:date="2026-07-02T01:37:56.446Z" w16du:dateUtc="2026-07-02T01:37:56.446Z" w:id="358892581">
            <w:rPr>
              <w:rFonts w:ascii="SimSun" w:hAnsi="SimSun" w:eastAsia="SimSun" w:cs="SimSun"/>
              <w:lang w:val="zh-HK" w:eastAsia="zh-HK" w:bidi="en-US"/>
            </w:rPr>
          </w:rPrChange>
        </w:rPr>
        <w:t>，</w:t>
      </w:r>
      <w:r w:rsidRPr="41711D24" w:rsidR="41711D24">
        <w:rPr>
          <w:rFonts w:ascii="SimSun" w:hAnsi="SimSun" w:eastAsia="SimSun" w:cs="SimSun"/>
          <w:lang w:val="zh-HK" w:eastAsia="zh-HK" w:bidi="en-US"/>
        </w:rPr>
        <w:t>必須申報所使用的工具、提示</w:t>
      </w:r>
      <w:r w:rsidRPr="41711D24" w:rsidR="41711D24">
        <w:rPr>
          <w:rFonts w:ascii="SimSun" w:hAnsi="SimSun" w:eastAsia="SimSun" w:cs="SimSun"/>
          <w:lang w:val="zh-HK" w:eastAsia="zh-HK" w:bidi="en-US"/>
        </w:rPr>
        <w:t>詞</w:t>
      </w:r>
      <w:r w:rsidRPr="41711D24" w:rsidR="41711D24">
        <w:rPr>
          <w:rFonts w:ascii="SimSun" w:hAnsi="SimSun" w:eastAsia="SimSun" w:cs="SimSun"/>
          <w:lang w:val="zh-HK" w:eastAsia="zh-HK" w:bidi="en-US"/>
        </w:rPr>
        <w:t>、生成內容範圍及人工修訂情況。</w:t>
      </w:r>
    </w:p>
    <w:p w:rsidRPr="00AA1D05" w:rsidR="007F76F1" w:rsidRDefault="00245A90" w14:paraId="40F43271" w14:textId="77777777">
      <w:pPr>
        <w:spacing w:after="80" w:line="283" w:lineRule="auto"/>
        <w:ind w:left="792"/>
        <w:rPr>
          <w:rFonts w:ascii="Times New Roman" w:hAnsi="Times New Roman" w:cs="Times New Roman"/>
        </w:rPr>
      </w:pPr>
      <w:r>
        <w:rPr>
          <w:rFonts w:ascii="Times New Roman" w:hAnsi="Times New Roman" w:cs="Times New Roman"/>
          <w:i/>
          <w:color w:val="555555"/>
          <w:sz w:val="19"/>
          <w:lang w:val="zh-HK" w:eastAsia="zh-HK" w:bidi="en-US"/>
        </w:rPr>
        <w:t>Where generative AI is used, participants must disclose the tools used, the prompting approach, the scope of generated content and the extent of human revision.</w:t>
      </w:r>
    </w:p>
    <w:p w:rsidRPr="00AA1D05" w:rsidR="007F76F1" w:rsidRDefault="374945F1" w14:paraId="733FEB18" w14:textId="77777777">
      <w:pPr>
        <w:pStyle w:val="ListBullet"/>
        <w:spacing w:after="40" w:line="293" w:lineRule="auto"/>
        <w:ind w:left="288"/>
        <w:rPr>
          <w:rFonts w:ascii="Times New Roman" w:hAnsi="Times New Roman" w:cs="Times New Roman"/>
          <w:lang w:eastAsia="zh-TW"/>
        </w:rPr>
      </w:pPr>
      <w:r w:rsidRPr="41711D24" w:rsidR="41711D24">
        <w:rPr>
          <w:rFonts w:ascii="SimSun" w:hAnsi="SimSun" w:eastAsia="SimSun" w:cs="SimSun"/>
          <w:lang w:val="zh-HK" w:eastAsia="zh-HK" w:bidi="en-US"/>
        </w:rPr>
        <w:t>如主辦單位發現未申報之</w:t>
      </w:r>
      <w:r w:rsidRPr="41711D24" w:rsidR="41711D24">
        <w:rPr>
          <w:rFonts w:ascii="SimSun" w:hAnsi="SimSun" w:eastAsia="SimSun" w:cs="SimSun"/>
          <w:lang w:val="zh-HK" w:eastAsia="zh-HK" w:bidi="en-US"/>
          <w:rPrChange w:author="Guest User" w:date="2026-07-02T01:37:53.145Z" w16du:dateUtc="2026-07-02T01:37:53.145Z" w:id="889609908">
            <w:rPr>
              <w:rFonts w:ascii="Times New Roman" w:hAnsi="Times New Roman" w:cs="Times New Roman"/>
              <w:lang w:val="zh-HK" w:eastAsia="zh-HK" w:bidi="en-US"/>
            </w:rPr>
          </w:rPrChange>
        </w:rPr>
        <w:t xml:space="preserve"> </w:t>
      </w:r>
      <w:r w:rsidRPr="41711D24" w:rsidR="41711D24">
        <w:rPr>
          <w:rFonts w:ascii="Times New Roman" w:hAnsi="Times New Roman" w:eastAsia="Times New Roman" w:cs="Times New Roman"/>
          <w:lang w:val="zh-HK" w:eastAsia="zh-HK" w:bidi="en-US"/>
          <w:rPrChange w:author="Guest User" w:date="2026-07-02T01:40:25.595Z" w16du:dateUtc="2026-07-02T01:40:25.595Z" w:id="761234752">
            <w:rPr>
              <w:rFonts w:ascii="Times New Roman" w:hAnsi="Times New Roman" w:cs="Times New Roman"/>
              <w:lang w:val="zh-HK" w:eastAsia="zh-HK" w:bidi="en-US"/>
            </w:rPr>
          </w:rPrChange>
        </w:rPr>
        <w:t>AI</w:t>
      </w:r>
      <w:r w:rsidRPr="41711D24" w:rsidR="41711D24">
        <w:rPr>
          <w:rFonts w:ascii="SimSun" w:hAnsi="SimSun" w:eastAsia="SimSun" w:cs="SimSun"/>
          <w:lang w:val="zh-HK" w:eastAsia="zh-HK" w:bidi="en-US"/>
          <w:rPrChange w:author="Guest User" w:date="2026-07-02T01:37:53.145Z" w16du:dateUtc="2026-07-02T01:37:53.145Z" w:id="7738131">
            <w:rPr>
              <w:rFonts w:ascii="Times New Roman" w:hAnsi="Times New Roman" w:cs="Times New Roman"/>
              <w:lang w:val="zh-HK" w:eastAsia="zh-HK" w:bidi="en-US"/>
            </w:rPr>
          </w:rPrChange>
        </w:rPr>
        <w:t xml:space="preserve"> </w:t>
      </w:r>
      <w:r w:rsidRPr="41711D24" w:rsidR="41711D24">
        <w:rPr>
          <w:rFonts w:ascii="SimSun" w:hAnsi="SimSun" w:eastAsia="SimSun" w:cs="SimSun"/>
          <w:lang w:val="zh-HK" w:eastAsia="zh-HK" w:bidi="en-US"/>
        </w:rPr>
        <w:t>生成內容、虛假來源、捏造文獻、偽造引文或嚴重學術不當行為，可取消參賽或得獎資格。</w:t>
      </w:r>
    </w:p>
    <w:p w:rsidRPr="00AA1D05" w:rsidR="007F76F1" w:rsidRDefault="00245A90" w14:paraId="762AF3F2" w14:textId="77777777">
      <w:pPr>
        <w:spacing w:after="80" w:line="283" w:lineRule="auto"/>
        <w:ind w:left="792"/>
        <w:rPr>
          <w:rFonts w:ascii="Times New Roman" w:hAnsi="Times New Roman" w:cs="Times New Roman"/>
        </w:rPr>
      </w:pPr>
      <w:r>
        <w:rPr>
          <w:rFonts w:ascii="Times New Roman" w:hAnsi="Times New Roman" w:cs="Times New Roman"/>
          <w:i/>
          <w:color w:val="555555"/>
          <w:sz w:val="19"/>
          <w:lang w:val="zh-HK" w:eastAsia="zh-HK" w:bidi="en-US"/>
        </w:rPr>
        <w:t>The Organising Committee may disqualify entries or revoke awards in cases of undisclosed AI-generated content, fabricated sources, falsified citations or serious academic misconduct.</w:t>
      </w:r>
    </w:p>
    <w:p w:rsidR="000A1632" w:rsidP="41711D24" w:rsidRDefault="006305B7" w14:paraId="2C656B3B" w14:textId="77777777">
      <w:pPr>
        <w:pStyle w:val="ListParagraph"/>
        <w:numPr>
          <w:ilvl w:val="0"/>
          <w:numId w:val="42"/>
        </w:numPr>
        <w:spacing w:after="40" w:line="293" w:lineRule="auto"/>
        <w:ind w:left="288"/>
        <w:rPr>
          <w:ins w:author="Claude" w:date="2026-06-30T00:00:00Z" w16du:dateUtc="2026-06-30T00:00:00Z" w:id="1908912054"/>
          <w:rFonts w:ascii="SimSun" w:hAnsi="SimSun" w:eastAsia="SimSun" w:cs="SimSun"/>
          <w:lang w:val="zh-HK" w:eastAsia="zh-HK" w:bidi="en-US"/>
        </w:rPr>
        <w:pPrChange w:author="Guest User" w:date="2026-06-30T06:02:01.503Z">
          <w:pPr>
            <w:spacing w:after="40" w:line="300" w:lineRule="auto"/>
          </w:pPr>
        </w:pPrChange>
      </w:pPr>
      <w:ins w:author="Claude" w:date="2026-06-30T00:00:00Z" w16du:dateUtc="2026-06-30T00:00:00Z" w:id="560340961">
        <w:r w:rsidRPr="41711D24" w:rsidR="41711D24">
          <w:rPr>
            <w:rFonts w:ascii="SimSun" w:hAnsi="SimSun" w:eastAsia="SimSun" w:cs="SimSun"/>
            <w:lang w:val="zh-HK" w:eastAsia="zh-HK" w:bidi="en-US"/>
          </w:rPr>
          <w:t>決賽答辯設誠信核查環節：隊伍須能即場解釋、重現並重新運行作品的任何部分，並按評審要求即時定位任何引文的原始出處；如未能做到，可影響評分或參賽資格。</w:t>
        </w:r>
      </w:ins>
    </w:p>
    <w:p w:rsidR="000A1632" w:rsidP="41711D24" w:rsidRDefault="006305B7" w14:paraId="49CF91FF" w14:textId="77777777">
      <w:pPr>
        <w:pStyle w:val="ListParagraph"/>
        <w:spacing w:after="80" w:afterAutospacing="off" w:line="283" w:lineRule="auto"/>
        <w:ind w:left="792"/>
        <w:rPr>
          <w:ins w:author="Claude" w:date="2026-06-30T00:00:00Z" w16du:dateUtc="2026-06-30T00:00:00Z" w:id="656566369"/>
          <w:rFonts w:ascii="Times New Roman" w:hAnsi="Times New Roman" w:cs="Times New Roman"/>
          <w:i w:val="1"/>
          <w:iCs w:val="1"/>
          <w:color w:val="555555"/>
          <w:sz w:val="19"/>
          <w:szCs w:val="19"/>
          <w:lang w:val="en-US" w:eastAsia="zh-HK" w:bidi="en-US"/>
        </w:rPr>
        <w:pPrChange w:author="Guest User" w:date="2026-06-30T06:02:54.93Z">
          <w:pPr>
            <w:spacing w:after="120" w:line="288" w:lineRule="auto"/>
          </w:pPr>
        </w:pPrChange>
      </w:pPr>
      <w:ins w:author="Claude" w:date="2026-06-30T00:00:00Z" w16du:dateUtc="2026-06-30T00:00:00Z" w:id="816349924">
        <w:r w:rsidRPr="41711D24" w:rsidR="41711D24">
          <w:rPr>
            <w:rFonts w:ascii="Times New Roman" w:hAnsi="Times New Roman" w:eastAsia="Times New Roman" w:cs="Times New Roman"/>
            <w:i w:val="1"/>
            <w:iCs w:val="1"/>
            <w:color w:val="555555"/>
            <w:sz w:val="19"/>
            <w:szCs w:val="19"/>
            <w:lang w:val="en-US" w:eastAsia="zh-HK" w:bidi="en-US"/>
          </w:rPr>
          <w:t>The final defence includes an integrity check: teams must be able to explain, reproduce and re-run any part of their work on the spot, and to locate the original source of any citation upon the judges’ request; failure to do so may affect scoring or eligibility.</w:t>
        </w:r>
      </w:ins>
    </w:p>
    <w:p w:rsidR="000A1632" w:rsidP="41711D24" w:rsidRDefault="006305B7" w14:paraId="3B20BC21" w14:textId="77777777">
      <w:pPr>
        <w:pStyle w:val="ListParagraph"/>
        <w:numPr>
          <w:ilvl w:val="0"/>
          <w:numId w:val="42"/>
        </w:numPr>
        <w:spacing w:after="40" w:line="293" w:lineRule="auto"/>
        <w:ind w:left="288"/>
        <w:rPr>
          <w:ins w:author="Claude" w:date="2026-06-30T00:00:00Z" w16du:dateUtc="2026-06-30T00:00:00Z" w:id="1700847284"/>
          <w:rFonts w:ascii="SimSun" w:hAnsi="SimSun" w:eastAsia="SimSun" w:cs="SimSun"/>
          <w:lang w:val="zh-HK" w:eastAsia="zh-HK" w:bidi="en-US"/>
        </w:rPr>
        <w:pPrChange w:author="Guest User" w:date="2026-06-30T06:02:35.403Z">
          <w:pPr>
            <w:spacing w:after="40" w:line="300" w:lineRule="auto"/>
          </w:pPr>
        </w:pPrChange>
      </w:pPr>
      <w:ins w:author="Claude" w:date="2026-06-30T00:00:00Z" w16du:dateUtc="2026-06-30T00:00:00Z" w:id="755292980">
        <w:r w:rsidRPr="41711D24" w:rsidR="41711D24">
          <w:rPr>
            <w:rFonts w:ascii="SimSun" w:hAnsi="SimSun" w:eastAsia="SimSun" w:cs="SimSun"/>
            <w:lang w:val="zh-HK" w:eastAsia="zh-HK" w:bidi="en-US"/>
          </w:rPr>
          <w:t>入圍隊伍須保存基本工作紀錄（如提示詞紀錄／</w:t>
        </w:r>
        <w:r w:rsidRPr="41711D24" w:rsidR="41711D24">
          <w:rPr>
            <w:rFonts w:ascii="Times New Roman" w:hAnsi="Times New Roman" w:eastAsia="Times New Roman" w:cs="Times New Roman"/>
            <w:lang w:val="zh-HK" w:eastAsia="zh-HK" w:bidi="en-US"/>
            <w:rPrChange w:author="Guest User" w:date="2026-07-02T01:40:35.376Z" w16du:dateUtc="2026-07-02T01:40:35.376Z" w:id="211046123">
              <w:rPr>
                <w:rFonts w:ascii="SimSun" w:hAnsi="SimSun" w:eastAsia="SimSun" w:cs="SimSun"/>
                <w:lang w:val="zh-HK" w:eastAsia="zh-HK" w:bidi="en-US"/>
              </w:rPr>
            </w:rPrChange>
          </w:rPr>
          <w:t>prompt log</w:t>
        </w:r>
        <w:r w:rsidRPr="41711D24" w:rsidR="41711D24">
          <w:rPr>
            <w:rFonts w:ascii="SimSun" w:hAnsi="SimSun" w:eastAsia="SimSun" w:cs="SimSun"/>
            <w:lang w:val="zh-HK" w:eastAsia="zh-HK" w:bidi="en-US"/>
          </w:rPr>
          <w:t>、版本對照、原始來源核查截圖等），保留至評審程序結束；紀錄毋須全部公開，但評審團可要求提交或抽查。</w:t>
        </w:r>
      </w:ins>
    </w:p>
    <w:p w:rsidR="000A1632" w:rsidP="41711D24" w:rsidRDefault="006305B7" w14:paraId="71DE0551" w14:textId="77777777">
      <w:pPr>
        <w:pStyle w:val="ListParagraph"/>
        <w:spacing w:after="80" w:afterAutospacing="off" w:line="283" w:lineRule="auto"/>
        <w:ind w:left="792"/>
        <w:rPr>
          <w:ins w:author="Claude" w:date="2026-06-30T00:00:00Z" w16du:dateUtc="2026-06-30T00:00:00Z" w:id="2068214148"/>
          <w:rFonts w:ascii="Times New Roman" w:hAnsi="Times New Roman" w:cs="Times New Roman"/>
          <w:i w:val="1"/>
          <w:iCs w:val="1"/>
          <w:color w:val="555555"/>
          <w:sz w:val="19"/>
          <w:szCs w:val="19"/>
          <w:lang w:val="en-US" w:eastAsia="zh-HK" w:bidi="en-US"/>
        </w:rPr>
        <w:pPrChange w:author="Guest User" w:date="2026-06-30T06:03:05.226Z">
          <w:pPr>
            <w:spacing w:after="120" w:line="288" w:lineRule="auto"/>
          </w:pPr>
        </w:pPrChange>
      </w:pPr>
      <w:ins w:author="Claude" w:date="2026-06-30T00:00:00Z" w16du:dateUtc="2026-06-30T00:00:00Z" w:id="97774750">
        <w:r w:rsidRPr="41711D24" w:rsidR="41711D24">
          <w:rPr>
            <w:rFonts w:ascii="Times New Roman" w:hAnsi="Times New Roman" w:eastAsia="Times New Roman" w:cs="Times New Roman"/>
            <w:i w:val="1"/>
            <w:iCs w:val="1"/>
            <w:color w:val="555555"/>
            <w:sz w:val="19"/>
            <w:szCs w:val="19"/>
            <w:lang w:val="en-US" w:eastAsia="zh-HK" w:bidi="en-US"/>
          </w:rPr>
          <w:t>Shortlisted teams must keep basic working records (e.g. prompt logs, version histories and screenshots of source verification) until the end of the assessment process; the records need not be published in full, but the panel may request them or carry out spot checks.</w:t>
        </w:r>
      </w:ins>
    </w:p>
    <w:p w:rsidR="000A1632" w:rsidP="41711D24" w:rsidRDefault="006305B7" w14:paraId="6D7EF1A1" w14:textId="77777777">
      <w:pPr>
        <w:pStyle w:val="ListParagraph"/>
        <w:numPr>
          <w:ilvl w:val="0"/>
          <w:numId w:val="42"/>
        </w:numPr>
        <w:spacing w:after="40" w:line="293" w:lineRule="auto"/>
        <w:ind w:left="288"/>
        <w:rPr>
          <w:ins w:author="Claude" w:date="2026-06-30T00:00:00Z" w16du:dateUtc="2026-06-30T00:00:00Z" w:id="1498721480"/>
          <w:rFonts w:ascii="SimSun" w:hAnsi="SimSun" w:eastAsia="SimSun" w:cs="SimSun"/>
          <w:lang w:val="zh-HK" w:eastAsia="zh-HK" w:bidi="en-US"/>
        </w:rPr>
        <w:pPrChange w:author="Guest User" w:date="2026-06-30T06:02:20.241Z">
          <w:pPr>
            <w:spacing w:after="40" w:line="300" w:lineRule="auto"/>
          </w:pPr>
        </w:pPrChange>
      </w:pPr>
      <w:ins w:author="Claude" w:date="2026-06-30T00:00:00Z" w16du:dateUtc="2026-06-30T00:00:00Z" w:id="377291319">
        <w:r w:rsidRPr="41711D24" w:rsidR="41711D24">
          <w:rPr>
            <w:rFonts w:ascii="SimSun" w:hAnsi="SimSun" w:eastAsia="SimSun" w:cs="SimSun"/>
            <w:lang w:val="zh-HK" w:eastAsia="zh-HK" w:bidi="en-US"/>
          </w:rPr>
          <w:t xml:space="preserve">就涉及古籍、地圖、圖像或翻譯的作品，評審設史料真實性與引文核驗的最低門檻：所有引用之來源均須可追溯至真實原件，凡屬 </w:t>
        </w:r>
        <w:r w:rsidRPr="41711D24" w:rsidR="41711D24">
          <w:rPr>
            <w:rFonts w:ascii="Times New Roman" w:hAnsi="Times New Roman" w:eastAsia="Times New Roman" w:cs="Times New Roman"/>
            <w:lang w:val="zh-HK" w:eastAsia="zh-HK" w:bidi="en-US"/>
            <w:rPrChange w:author="Guest User" w:date="2026-07-02T01:40:43.172Z" w16du:dateUtc="2026-07-02T01:40:43.172Z" w:id="893413438">
              <w:rPr>
                <w:rFonts w:ascii="SimSun" w:hAnsi="SimSun" w:eastAsia="SimSun" w:cs="SimSun"/>
                <w:lang w:val="zh-HK" w:eastAsia="zh-HK" w:bidi="en-US"/>
              </w:rPr>
            </w:rPrChange>
          </w:rPr>
          <w:t>AI</w:t>
        </w:r>
        <w:r w:rsidRPr="41711D24" w:rsidR="41711D24">
          <w:rPr>
            <w:rFonts w:ascii="SimSun" w:hAnsi="SimSun" w:eastAsia="SimSun" w:cs="SimSun"/>
            <w:lang w:val="zh-HK" w:eastAsia="zh-HK" w:bidi="en-US"/>
          </w:rPr>
          <w:t xml:space="preserve"> 生成或無法核實的「來源」概不符合要求；評審團於評審時核查此項，未達門檻者可影響評分或參賽資格。</w:t>
        </w:r>
      </w:ins>
    </w:p>
    <w:p w:rsidR="000A1632" w:rsidP="41711D24" w:rsidRDefault="006305B7" w14:paraId="3A089B69" w14:textId="77777777">
      <w:pPr>
        <w:pStyle w:val="ListParagraph"/>
        <w:spacing w:after="80" w:afterAutospacing="off" w:line="283" w:lineRule="auto"/>
        <w:ind w:left="792"/>
        <w:rPr>
          <w:ins w:author="Claude" w:date="2026-06-30T00:00:00Z" w16du:dateUtc="2026-06-30T00:00:00Z" w:id="1195385755"/>
          <w:rFonts w:ascii="Times New Roman" w:hAnsi="Times New Roman" w:cs="Times New Roman"/>
          <w:i w:val="1"/>
          <w:iCs w:val="1"/>
          <w:color w:val="555555"/>
          <w:sz w:val="19"/>
          <w:szCs w:val="19"/>
          <w:lang w:val="zh-HK" w:eastAsia="zh-HK" w:bidi="en-US"/>
        </w:rPr>
        <w:pPrChange w:author="Guest User" w:date="2026-06-30T06:03:19.175Z">
          <w:pPr>
            <w:spacing w:after="120" w:line="288" w:lineRule="auto"/>
          </w:pPr>
        </w:pPrChange>
      </w:pPr>
      <w:ins w:author="Claude" w:date="2026-06-30T00:00:00Z" w16du:dateUtc="2026-06-30T00:00:00Z" w:id="874364666">
        <w:r w:rsidRPr="41711D24" w:rsidR="41711D24">
          <w:rPr>
            <w:rFonts w:ascii="Times New Roman" w:hAnsi="Times New Roman" w:eastAsia="Times New Roman" w:cs="Times New Roman"/>
            <w:i w:val="1"/>
            <w:iCs w:val="1"/>
            <w:color w:val="555555"/>
            <w:sz w:val="19"/>
            <w:szCs w:val="19"/>
            <w:lang w:val="zh-HK" w:eastAsia="zh-HK" w:bidi="en-US"/>
          </w:rPr>
          <w:t>For works involving rare books, maps, images or translation, the panel applies a minimum standard of source authenticity and citation verification: every cited source must be traceable to a genuine original, and any AI-generated or unverifiable “source” does not meet the standard; the panel verifies this during assessment, and works that fall short may have their scoring or eligibility affected.</w:t>
        </w:r>
      </w:ins>
    </w:p>
    <w:p w:rsidRPr="00AA1D05" w:rsidR="007F76F1" w:rsidP="41711D24" w:rsidRDefault="374945F1" w14:paraId="68DD9168" w14:textId="77777777">
      <w:pPr>
        <w:pStyle w:val="ListBullet"/>
        <w:spacing w:after="40" w:line="293" w:lineRule="auto"/>
        <w:ind w:left="288"/>
        <w:rPr>
          <w:rFonts w:ascii="SimSun" w:hAnsi="SimSun" w:eastAsia="SimSun" w:cs="SimSun"/>
          <w:lang w:eastAsia="zh-TW"/>
          <w:rPrChange w:author="Guest User" w:date="2026-06-30T06:05:39.049Z" w:id="1165600447">
            <w:rPr>
              <w:rFonts w:ascii="Times New Roman" w:hAnsi="Times New Roman" w:cs="Times New Roman"/>
              <w:lang w:eastAsia="zh-TW"/>
            </w:rPr>
          </w:rPrChange>
        </w:rPr>
      </w:pPr>
      <w:r w:rsidRPr="41711D24" w:rsidR="41711D24">
        <w:rPr>
          <w:rFonts w:ascii="SimSun" w:hAnsi="SimSun" w:eastAsia="SimSun" w:cs="SimSun"/>
          <w:lang w:val="zh-HK" w:eastAsia="zh-HK" w:bidi="en-US"/>
          <w:rPrChange w:author="Guest User" w:date="2026-06-30T06:05:39.046Z" w16du:dateUtc="2026-06-30T06:05:39.046Z" w:id="910132741">
            <w:rPr>
              <w:rFonts w:ascii="SimSun" w:hAnsi="SimSun" w:eastAsia="SimSun" w:cs="SimSun"/>
              <w:lang w:val="zh-HK" w:eastAsia="zh-HK" w:bidi="en-US"/>
            </w:rPr>
          </w:rPrChange>
        </w:rPr>
        <w:t>參賽者須遵守版權、私隱、資料保護及研究倫理要求；如使用第三方文本、圖像、地圖、資料集或模型，須確保合法授權或合理引用。</w:t>
      </w:r>
    </w:p>
    <w:p w:rsidRPr="00AA1D05" w:rsidR="007F76F1" w:rsidRDefault="00245A90" w14:paraId="172044C9" w14:textId="77777777">
      <w:pPr>
        <w:spacing w:after="80" w:line="283" w:lineRule="auto"/>
        <w:ind w:left="792"/>
        <w:rPr>
          <w:rFonts w:ascii="Times New Roman" w:hAnsi="Times New Roman" w:cs="Times New Roman"/>
        </w:rPr>
      </w:pPr>
      <w:r>
        <w:rPr>
          <w:rFonts w:ascii="Times New Roman" w:hAnsi="Times New Roman" w:cs="Times New Roman"/>
          <w:i/>
          <w:color w:val="555555"/>
          <w:sz w:val="19"/>
          <w:lang w:val="zh-HK" w:eastAsia="zh-HK" w:bidi="en-US"/>
        </w:rPr>
        <w:t>Participants must comply with copyright, privacy, data protection and research ethics requirements; the use of third-party texts, images, maps, datasets or models must be properly licensed or fairly cited.</w:t>
      </w:r>
    </w:p>
    <w:p w:rsidRPr="00AA1D05" w:rsidR="007F76F1" w:rsidRDefault="374945F1" w14:paraId="4BFB8C1D" w14:textId="77777777">
      <w:pPr>
        <w:pStyle w:val="ListBullet"/>
        <w:spacing w:after="40" w:line="293" w:lineRule="auto"/>
        <w:ind w:left="288"/>
        <w:rPr>
          <w:rFonts w:ascii="Times New Roman" w:hAnsi="Times New Roman" w:cs="Times New Roman"/>
          <w:lang w:eastAsia="zh-TW"/>
        </w:rPr>
      </w:pPr>
      <w:r w:rsidRPr="41711D24" w:rsidR="41711D24">
        <w:rPr>
          <w:rFonts w:ascii="SimSun" w:hAnsi="SimSun" w:eastAsia="SimSun" w:cs="SimSun"/>
          <w:lang w:val="zh-HK" w:eastAsia="zh-HK" w:bidi="en-US"/>
        </w:rPr>
        <w:t>涉及歷史人物、地理資料、古籍圖像或文化遺產材料者，須注意準確性、脈絡及潛在偏差，並鼓勵在作品中反思</w:t>
      </w:r>
      <w:r w:rsidRPr="41711D24" w:rsidR="41711D24">
        <w:rPr>
          <w:rFonts w:ascii="Times New Roman" w:hAnsi="Times New Roman" w:cs="Times New Roman"/>
          <w:lang w:val="zh-HK" w:eastAsia="zh-HK" w:bidi="en-US"/>
        </w:rPr>
        <w:t xml:space="preserve"> AI </w:t>
      </w:r>
      <w:r w:rsidRPr="41711D24" w:rsidR="41711D24">
        <w:rPr>
          <w:rFonts w:ascii="SimSun" w:hAnsi="SimSun" w:eastAsia="SimSun" w:cs="SimSun"/>
          <w:lang w:val="zh-HK" w:eastAsia="zh-HK" w:bidi="en-US"/>
        </w:rPr>
        <w:t>的限制。</w:t>
      </w:r>
    </w:p>
    <w:p w:rsidR="586FF6A1" w:rsidP="774E18FE" w:rsidRDefault="774E18FE" w14:paraId="4BDDDBDE" w14:textId="156DACBD">
      <w:pPr>
        <w:spacing w:after="80" w:line="283" w:lineRule="auto"/>
        <w:ind w:left="792"/>
      </w:pPr>
      <w:r>
        <w:rPr>
          <w:rFonts w:ascii="Times New Roman" w:hAnsi="Times New Roman" w:cs="Times New Roman"/>
          <w:i/>
          <w:iCs/>
          <w:color w:val="555555"/>
          <w:sz w:val="19"/>
          <w:szCs w:val="19"/>
          <w:lang w:eastAsia="zh-HK" w:bidi="en-US"/>
        </w:rPr>
        <w:t>Projects involving historical figures, geospatial data, rare-book images or cultural heritage materials should attend carefully to accuracy, context and potential bias, and are encouraged to reflect critically on the limitations of AI.</w:t>
      </w:r>
    </w:p>
    <w:p w:rsidRPr="00AA1D05" w:rsidR="007F76F1" w:rsidRDefault="00245A90" w14:paraId="52FEEF63" w14:textId="650CDE72">
      <w:pPr>
        <w:spacing w:before="240" w:after="80" w:line="264" w:lineRule="auto"/>
        <w:rPr>
          <w:rFonts w:ascii="Times New Roman" w:hAnsi="Times New Roman" w:cs="Times New Roman"/>
        </w:rPr>
      </w:pPr>
      <w:r>
        <w:rPr>
          <w:rFonts w:ascii="SimSun" w:hAnsi="SimSun" w:eastAsia="SimSun" w:cs="SimSun"/>
          <w:b/>
          <w:bCs/>
          <w:color w:val="8A1C1C"/>
          <w:sz w:val="28"/>
          <w:szCs w:val="28"/>
          <w:lang w:val="zh-HK" w:eastAsia="zh-HK" w:bidi="en-US"/>
        </w:rPr>
        <w:t>十二、知識產權與公開展示</w:t>
      </w:r>
      <w:r>
        <w:rPr>
          <w:rFonts w:ascii="Times New Roman" w:hAnsi="Times New Roman" w:cs="Times New Roman"/>
          <w:b/>
          <w:bCs/>
          <w:color w:val="8A1C1C"/>
          <w:sz w:val="28"/>
          <w:szCs w:val="28"/>
          <w:lang w:val="zh-HK" w:eastAsia="zh-HK" w:bidi="en-US"/>
        </w:rPr>
        <w:t xml:space="preserve"> / 12. Intellectual Property and Public Display</w:t>
      </w:r>
    </w:p>
    <w:p w:rsidRPr="00AA1D05" w:rsidR="007F76F1" w:rsidRDefault="374945F1" w14:paraId="1932934A" w14:textId="77777777">
      <w:pPr>
        <w:pStyle w:val="ListBullet"/>
        <w:spacing w:after="40" w:line="293" w:lineRule="auto"/>
        <w:ind w:left="288"/>
        <w:rPr>
          <w:rFonts w:ascii="Times New Roman" w:hAnsi="Times New Roman" w:cs="Times New Roman"/>
          <w:lang w:eastAsia="zh-TW"/>
        </w:rPr>
      </w:pPr>
      <w:r w:rsidRPr="41711D24" w:rsidR="41711D24">
        <w:rPr>
          <w:rFonts w:ascii="SimSun" w:hAnsi="SimSun" w:eastAsia="SimSun" w:cs="SimSun"/>
          <w:lang w:val="zh-HK" w:eastAsia="zh-HK" w:bidi="en-US"/>
        </w:rPr>
        <w:t>作品之著作權及知識產權原則上屬參賽者所有。</w:t>
      </w:r>
    </w:p>
    <w:p w:rsidRPr="00AA1D05" w:rsidR="007F76F1" w:rsidRDefault="00245A90" w14:paraId="44494E0E" w14:textId="77777777">
      <w:pPr>
        <w:spacing w:after="80" w:line="283" w:lineRule="auto"/>
        <w:ind w:left="792"/>
        <w:rPr>
          <w:rFonts w:ascii="Times New Roman" w:hAnsi="Times New Roman" w:cs="Times New Roman"/>
        </w:rPr>
      </w:pPr>
      <w:r>
        <w:rPr>
          <w:rFonts w:ascii="Times New Roman" w:hAnsi="Times New Roman" w:cs="Times New Roman"/>
          <w:i/>
          <w:color w:val="555555"/>
          <w:sz w:val="19"/>
          <w:lang w:val="zh-HK" w:eastAsia="zh-HK" w:bidi="en-US"/>
        </w:rPr>
        <w:t>Copyright and intellectual property in the submitted work shall, in principle, remain with the participants.</w:t>
      </w:r>
    </w:p>
    <w:p w:rsidRPr="00AA1D05" w:rsidR="007F76F1" w:rsidP="41711D24" w:rsidRDefault="374945F1" w14:paraId="4B445690" w14:textId="77777777">
      <w:pPr>
        <w:pStyle w:val="ListBullet"/>
        <w:spacing w:after="40" w:line="293" w:lineRule="auto"/>
        <w:ind w:left="288"/>
        <w:rPr>
          <w:rFonts w:ascii="SimSun" w:hAnsi="SimSun" w:eastAsia="SimSun" w:cs="SimSun"/>
          <w:lang w:eastAsia="zh-TW"/>
          <w:rPrChange w:author="Guest User" w:date="2026-06-30T06:05:14.769Z" w:id="1307819641">
            <w:rPr>
              <w:rFonts w:ascii="Times New Roman" w:hAnsi="Times New Roman" w:cs="Times New Roman"/>
              <w:lang w:eastAsia="zh-TW"/>
            </w:rPr>
          </w:rPrChange>
        </w:rPr>
      </w:pPr>
      <w:r w:rsidRPr="41711D24" w:rsidR="41711D24">
        <w:rPr>
          <w:rFonts w:ascii="SimSun" w:hAnsi="SimSun" w:eastAsia="SimSun" w:cs="SimSun"/>
          <w:lang w:val="zh-HK" w:eastAsia="zh-HK" w:bidi="en-US"/>
          <w:rPrChange w:author="Guest User" w:date="2026-06-30T06:05:14.766Z" w16du:dateUtc="2026-06-30T06:05:14.766Z" w:id="774655035">
            <w:rPr>
              <w:rFonts w:ascii="SimSun" w:hAnsi="SimSun" w:eastAsia="SimSun" w:cs="SimSun"/>
              <w:lang w:val="zh-HK" w:eastAsia="zh-HK" w:bidi="en-US"/>
            </w:rPr>
          </w:rPrChange>
        </w:rPr>
        <w:t>參賽者同意主辦單位在註明作者／隊伍的前提下，於網站、社交媒體、教學活動、展覽、宣傳刊物及相關教育用途展示其作品。</w:t>
      </w:r>
    </w:p>
    <w:p w:rsidRPr="00AA1D05" w:rsidR="007F76F1" w:rsidRDefault="00245A90" w14:paraId="17B9A63C" w14:textId="77777777">
      <w:pPr>
        <w:spacing w:after="80" w:line="283" w:lineRule="auto"/>
        <w:ind w:left="792"/>
        <w:rPr>
          <w:rFonts w:ascii="Times New Roman" w:hAnsi="Times New Roman" w:cs="Times New Roman"/>
        </w:rPr>
      </w:pPr>
      <w:r>
        <w:rPr>
          <w:rFonts w:ascii="Times New Roman" w:hAnsi="Times New Roman" w:cs="Times New Roman"/>
          <w:i/>
          <w:color w:val="555555"/>
          <w:sz w:val="19"/>
          <w:lang w:val="zh-HK" w:eastAsia="zh-HK" w:bidi="en-US"/>
        </w:rPr>
        <w:t>Participants agree that the Organising Committee may, with due attribution, display the work on webpages, social media, teaching activities, exhibitions, publicity materials and related educational platforms.</w:t>
      </w:r>
    </w:p>
    <w:p w:rsidRPr="00AA1D05" w:rsidR="007F76F1" w:rsidRDefault="374945F1" w14:paraId="482B100F" w14:textId="77777778">
      <w:pPr>
        <w:pStyle w:val="ListBullet"/>
        <w:spacing w:after="40" w:line="293" w:lineRule="auto"/>
        <w:ind w:left="288"/>
        <w:rPr>
          <w:rFonts w:ascii="Times New Roman" w:hAnsi="Times New Roman" w:cs="Times New Roman"/>
          <w:lang w:eastAsia="zh-TW"/>
        </w:rPr>
      </w:pPr>
      <w:del w:author="Claude" w:date="2026-06-30T00:00:00Z" w16du:dateUtc="2026-06-30T00:00:00Z" w:id="1836980265">
        <w:r w:rsidRPr="41711D24" w:rsidDel="41711D24">
          <w:rPr>
            <w:rFonts w:ascii="SimSun" w:hAnsi="SimSun" w:eastAsia="SimSun" w:cs="SimSun"/>
            <w:lang w:val="zh-HK" w:eastAsia="zh-HK" w:bidi="en-US"/>
          </w:rPr>
          <w:delText>參賽者同意，主辦單位有權使用、複製、展示及分享所提交之作品（包括作整理、節錄或編輯），用於教育、推廣、研究、典藏及相關用途，毋須另行徵求參賽者同意。主辦單位將盡可能註明作者／隊伍。</w:delText>
        </w:r>
      </w:del>
      <w:ins w:author="Claude" w:date="2026-06-30T00:00:00Z" w16du:dateUtc="2026-06-30T00:00:00Z" w:id="1073048890">
        <w:r w:rsidRPr="41711D24" w:rsidR="41711D24">
          <w:rPr>
            <w:rFonts w:ascii="SimSun" w:hAnsi="SimSun" w:eastAsia="SimSun" w:cs="SimSun"/>
            <w:lang w:val="zh-HK" w:eastAsia="zh-HK" w:bidi="en-US"/>
          </w:rPr>
          <w:t>參賽者授予主辦單位非專屬（</w:t>
        </w:r>
        <w:r w:rsidRPr="41711D24" w:rsidR="41711D24">
          <w:rPr>
            <w:rFonts w:ascii="Times New Roman" w:hAnsi="Times New Roman" w:eastAsia="Times New Roman" w:cs="Times New Roman"/>
            <w:lang w:val="zh-HK" w:eastAsia="zh-HK" w:bidi="en-US"/>
            <w:rPrChange w:author="Guest User" w:date="2026-07-02T01:40:51.142Z" w16du:dateUtc="2026-07-02T01:40:51.142Z" w:id="1098532651">
              <w:rPr>
                <w:rFonts w:ascii="SimSun" w:hAnsi="SimSun" w:eastAsia="SimSun" w:cs="SimSun"/>
                <w:lang w:val="zh-HK" w:eastAsia="zh-HK" w:bidi="en-US"/>
              </w:rPr>
            </w:rPrChange>
          </w:rPr>
          <w:t>non-exclusive</w:t>
        </w:r>
        <w:r w:rsidRPr="41711D24" w:rsidR="41711D24">
          <w:rPr>
            <w:rFonts w:ascii="SimSun" w:hAnsi="SimSun" w:eastAsia="SimSun" w:cs="SimSun"/>
            <w:lang w:val="zh-HK" w:eastAsia="zh-HK" w:bidi="en-US"/>
          </w:rPr>
          <w:t>）的使用權，僅限於非商業之教育及宣傳用途；參賽者保留作品的完整著作權，以及日後發表、繼續開發及商業轉化的一切權利。主辦單位使用作品時必定註明作者／隊伍。</w:t>
        </w:r>
      </w:ins>
    </w:p>
    <w:p w:rsidRPr="00AA1D05" w:rsidR="007F76F1" w:rsidRDefault="00245A90" w14:paraId="482B1010" w14:textId="77777779">
      <w:pPr>
        <w:spacing w:after="80" w:line="283" w:lineRule="auto"/>
        <w:ind w:left="792"/>
        <w:rPr>
          <w:rFonts w:ascii="Times New Roman" w:hAnsi="Times New Roman" w:cs="Times New Roman"/>
        </w:rPr>
      </w:pPr>
      <w:del w:author="Claude" w:date="2026-06-30T00:00:00Z" w:id="68">
        <w:r>
          <w:rPr>
            <w:rFonts w:ascii="Times New Roman" w:hAnsi="Times New Roman" w:cs="Times New Roman"/>
            <w:i/>
            <w:color w:val="555555"/>
            <w:sz w:val="19"/>
            <w:lang w:val="zh-HK" w:eastAsia="zh-HK" w:bidi="en-US"/>
          </w:rPr>
          <w:delText>Participants agree that the Organising Committee may use, reproduce, display and share the submitted entries (including in adapted, excerpted or edited form) for educational, promotional, research, archival and related purposes, without seeking further consent from the participants. The Organising Committee will provide attribution to the author(s)/team wherever practicable.</w:delText>
        </w:r>
      </w:del>
      <w:ins w:author="Claude" w:date="2026-06-30T00:00:00Z" w:id="69">
        <w:r>
          <w:rPr>
            <w:rFonts w:ascii="Times New Roman" w:hAnsi="Times New Roman" w:cs="Times New Roman"/>
            <w:i/>
            <w:color w:val="555555"/>
            <w:sz w:val="19"/>
            <w:lang w:val="zh-HK" w:eastAsia="zh-HK" w:bidi="en-US"/>
          </w:rPr>
          <w:t>Participants grant the Organising Committee a non-exclusive licence limited to non-commercial educational and promotional use; participants retain full copyright in the work, together with all rights to subsequent publication, further development and commercialisation. The Organising Committee will always attribute the work to the author(s)/team.</w:t>
        </w:r>
      </w:ins>
    </w:p>
    <w:p w:rsidR="000A1632" w:rsidP="41711D24" w:rsidRDefault="006305B7" w14:paraId="773ED09A" w14:textId="77777777">
      <w:pPr>
        <w:pStyle w:val="ListParagraph"/>
        <w:numPr>
          <w:ilvl w:val="0"/>
          <w:numId w:val="43"/>
        </w:numPr>
        <w:spacing w:after="40" w:line="293" w:lineRule="auto"/>
        <w:ind w:left="288"/>
        <w:rPr>
          <w:ins w:author="Claude" w:date="2026-06-30T00:00:00Z" w16du:dateUtc="2026-06-30T00:00:00Z" w:id="405925602"/>
          <w:rFonts w:ascii="SimSun" w:hAnsi="SimSun" w:eastAsia="SimSun" w:cs="SimSun"/>
          <w:lang w:val="en-US" w:eastAsia="zh-HK" w:bidi="en-US"/>
        </w:rPr>
        <w:pPrChange w:author="Guest User" w:date="2026-06-30T06:04:06.186Z">
          <w:pPr>
            <w:spacing w:after="40" w:line="300" w:lineRule="auto"/>
          </w:pPr>
        </w:pPrChange>
      </w:pPr>
      <w:ins w:author="Claude" w:date="2026-06-30T00:00:00Z" w16du:dateUtc="2026-06-30T00:00:00Z" w:id="215944827">
        <w:r w:rsidRPr="41711D24" w:rsidR="41711D24">
          <w:rPr>
            <w:rFonts w:ascii="SimSun" w:hAnsi="SimSun" w:eastAsia="SimSun" w:cs="SimSun"/>
            <w:lang w:val="en-US" w:eastAsia="zh-HK" w:bidi="en-US"/>
          </w:rPr>
          <w:t>如作品包含完整程式碼、資料集或具商業化潛力的工具，參賽者可只提交示範版本（</w:t>
        </w:r>
        <w:r w:rsidRPr="41711D24" w:rsidR="41711D24">
          <w:rPr>
            <w:rFonts w:ascii="Times New Roman" w:hAnsi="Times New Roman" w:eastAsia="Times New Roman" w:cs="Times New Roman"/>
            <w:lang w:val="en-US" w:eastAsia="zh-HK" w:bidi="en-US"/>
            <w:rPrChange w:author="Guest User" w:date="2026-07-02T01:40:58.855Z" w16du:dateUtc="2026-07-02T01:40:58.855Z" w:id="2126482404">
              <w:rPr>
                <w:rFonts w:ascii="SimSun" w:hAnsi="SimSun" w:eastAsia="SimSun" w:cs="SimSun"/>
                <w:lang w:val="en-US" w:eastAsia="zh-HK" w:bidi="en-US"/>
              </w:rPr>
            </w:rPrChange>
          </w:rPr>
          <w:t>demo</w:t>
        </w:r>
        <w:r w:rsidRPr="41711D24" w:rsidR="41711D24">
          <w:rPr>
            <w:rFonts w:ascii="SimSun" w:hAnsi="SimSun" w:eastAsia="SimSun" w:cs="SimSun"/>
            <w:lang w:val="en-US" w:eastAsia="zh-HK" w:bidi="en-US"/>
          </w:rPr>
          <w:t>）或限定存取版本（</w:t>
        </w:r>
        <w:r w:rsidRPr="41711D24" w:rsidR="41711D24">
          <w:rPr>
            <w:rFonts w:ascii="Times New Roman" w:hAnsi="Times New Roman" w:eastAsia="Times New Roman" w:cs="Times New Roman"/>
            <w:lang w:val="en-US" w:eastAsia="zh-HK" w:bidi="en-US"/>
            <w:rPrChange w:author="Guest User" w:date="2026-07-02T01:40:55.345Z" w16du:dateUtc="2026-07-02T01:40:55.345Z" w:id="1973074327">
              <w:rPr>
                <w:rFonts w:ascii="SimSun" w:hAnsi="SimSun" w:eastAsia="SimSun" w:cs="SimSun"/>
                <w:lang w:val="en-US" w:eastAsia="zh-HK" w:bidi="en-US"/>
              </w:rPr>
            </w:rPrChange>
          </w:rPr>
          <w:t>limited-access version</w:t>
        </w:r>
        <w:r w:rsidRPr="41711D24" w:rsidR="41711D24">
          <w:rPr>
            <w:rFonts w:ascii="SimSun" w:hAnsi="SimSun" w:eastAsia="SimSun" w:cs="SimSun"/>
            <w:lang w:val="en-US" w:eastAsia="zh-HK" w:bidi="en-US"/>
          </w:rPr>
          <w:t>），</w:t>
        </w:r>
        <w:r w:rsidRPr="41711D24" w:rsidR="41711D24">
          <w:rPr>
            <w:rFonts w:ascii="SimSun" w:hAnsi="SimSun" w:eastAsia="SimSun" w:cs="SimSun"/>
            <w:lang w:val="en-US" w:eastAsia="zh-HK" w:bidi="en-US"/>
          </w:rPr>
          <w:t>毋須提交完整版本</w:t>
        </w:r>
        <w:r w:rsidRPr="41711D24" w:rsidR="41711D24">
          <w:rPr>
            <w:rFonts w:ascii="SimSun" w:hAnsi="SimSun" w:eastAsia="SimSun" w:cs="SimSun"/>
            <w:lang w:val="en-US" w:eastAsia="zh-HK" w:bidi="en-US"/>
          </w:rPr>
          <w:t>。</w:t>
        </w:r>
      </w:ins>
    </w:p>
    <w:p w:rsidR="000A1632" w:rsidP="41711D24" w:rsidRDefault="006305B7" w14:paraId="3FD58C65" w14:textId="77777777">
      <w:pPr>
        <w:spacing w:after="80" w:afterAutospacing="off" w:line="283" w:lineRule="auto"/>
        <w:ind w:left="792"/>
        <w:rPr>
          <w:ins w:author="Claude" w:date="2026-06-30T00:00:00Z" w16du:dateUtc="2026-06-30T00:00:00Z" w:id="1642452220"/>
          <w:rFonts w:ascii="Times New Roman" w:hAnsi="Times New Roman" w:cs="Times New Roman"/>
          <w:i w:val="1"/>
          <w:iCs w:val="1"/>
          <w:color w:val="555555"/>
          <w:sz w:val="19"/>
          <w:szCs w:val="19"/>
          <w:lang w:val="zh-HK" w:eastAsia="zh-HK" w:bidi="en-US"/>
        </w:rPr>
        <w:pPrChange w:author="Guest User" w:date="2026-06-30T06:04:18.566Z">
          <w:pPr>
            <w:spacing w:after="120" w:line="288" w:lineRule="auto"/>
          </w:pPr>
        </w:pPrChange>
      </w:pPr>
      <w:ins w:author="Claude" w:date="2026-06-30T00:00:00Z" w16du:dateUtc="2026-06-30T00:00:00Z" w:id="1918048465">
        <w:r w:rsidRPr="41711D24" w:rsidR="41711D24">
          <w:rPr>
            <w:rFonts w:ascii="Times New Roman" w:hAnsi="Times New Roman" w:eastAsia="Times New Roman" w:cs="Times New Roman"/>
            <w:i w:val="1"/>
            <w:iCs w:val="1"/>
            <w:color w:val="555555"/>
            <w:sz w:val="19"/>
            <w:szCs w:val="19"/>
            <w:lang w:val="zh-HK" w:eastAsia="zh-HK" w:bidi="en-US"/>
          </w:rPr>
          <w:t>Where a work contains complete source code, datasets or tools with commercialisation potential, participants may submit only a demonstration (demo) or limited-access version, and are not required to submit the full version.</w:t>
        </w:r>
      </w:ins>
    </w:p>
    <w:p w:rsidRPr="00AA1D05" w:rsidR="007F76F1" w:rsidP="41711D24" w:rsidRDefault="374945F1" w14:paraId="482B100E" w14:textId="77777777">
      <w:pPr>
        <w:pStyle w:val="ListBullet"/>
        <w:spacing w:after="40" w:line="293" w:lineRule="auto"/>
        <w:ind w:left="288"/>
        <w:rPr>
          <w:rFonts w:ascii="SimSun" w:hAnsi="SimSun" w:eastAsia="SimSun" w:cs="SimSun"/>
          <w:lang w:eastAsia="zh-TW"/>
          <w:rPrChange w:author="Guest User" w:date="2026-06-30T06:05:26.655Z" w:id="1237259328">
            <w:rPr>
              <w:rFonts w:ascii="Times New Roman" w:hAnsi="Times New Roman" w:cs="Times New Roman"/>
              <w:lang w:eastAsia="zh-TW"/>
            </w:rPr>
          </w:rPrChange>
        </w:rPr>
      </w:pPr>
      <w:r w:rsidRPr="41711D24" w:rsidR="41711D24">
        <w:rPr>
          <w:rFonts w:ascii="SimSun" w:hAnsi="SimSun" w:eastAsia="SimSun" w:cs="SimSun"/>
          <w:lang w:val="zh-HK" w:eastAsia="zh-HK" w:bidi="en-US"/>
          <w:rPrChange w:author="Guest User" w:date="2026-06-30T06:05:26.653Z" w16du:dateUtc="2026-06-30T06:05:26.653Z" w:id="2081179293">
            <w:rPr>
              <w:rFonts w:ascii="SimSun" w:hAnsi="SimSun" w:eastAsia="SimSun" w:cs="SimSun"/>
              <w:lang w:val="zh-HK" w:eastAsia="zh-HK" w:bidi="en-US"/>
            </w:rPr>
          </w:rPrChange>
        </w:rPr>
        <w:t>主辦單位保留對比賽細則、時程及評審安排作出修訂、延長或解釋之權利，並可於有需要時隨時作出修訂。</w:t>
      </w:r>
    </w:p>
    <w:p w:rsidR="00627FFD" w:rsidRDefault="00245A90" w14:paraId="3713D522" w14:textId="62EC7AF7">
      <w:pPr>
        <w:spacing w:after="80" w:line="283" w:lineRule="auto"/>
        <w:ind w:left="792"/>
        <w:rPr>
          <w:rFonts w:ascii="Times New Roman" w:hAnsi="Times New Roman" w:cs="Times New Roman"/>
          <w:i/>
          <w:color w:val="555555"/>
          <w:sz w:val="19"/>
          <w:lang w:val="zh-HK" w:eastAsia="zh-HK" w:bidi="en-US"/>
        </w:rPr>
      </w:pPr>
      <w:r>
        <w:rPr>
          <w:rFonts w:ascii="Times New Roman" w:hAnsi="Times New Roman" w:cs="Times New Roman"/>
          <w:i/>
          <w:color w:val="555555"/>
          <w:sz w:val="19"/>
          <w:lang w:val="zh-HK" w:eastAsia="zh-HK" w:bidi="en-US"/>
        </w:rPr>
        <w:t>The Organising Committee reserves the right to revise, extend or interpret the competition rules, timeline and judging arrangements, and may revise them at any time as needed.</w:t>
      </w:r>
    </w:p>
    <w:p w:rsidR="00627FFD" w:rsidRDefault="00627FFD" w14:paraId="253632B8" w14:textId="77777777">
      <w:pPr>
        <w:rPr>
          <w:rFonts w:ascii="Times New Roman" w:hAnsi="Times New Roman" w:cs="Times New Roman"/>
          <w:i/>
          <w:color w:val="555555"/>
          <w:sz w:val="19"/>
          <w:lang w:val="zh-HK" w:eastAsia="zh-HK" w:bidi="en-US"/>
        </w:rPr>
      </w:pPr>
      <w:r>
        <w:rPr>
          <w:rFonts w:ascii="Times New Roman" w:hAnsi="Times New Roman" w:cs="Times New Roman"/>
          <w:i/>
          <w:color w:val="555555"/>
          <w:sz w:val="19"/>
          <w:lang w:val="zh-HK" w:eastAsia="zh-HK" w:bidi="en-US"/>
        </w:rPr>
        <w:br w:type="page"/>
      </w:r>
    </w:p>
    <w:p w:rsidRPr="00AA1D05" w:rsidR="007F76F1" w:rsidRDefault="007F76F1" w14:paraId="11FAF097" w14:textId="77777777">
      <w:pPr>
        <w:spacing w:after="80" w:line="283" w:lineRule="auto"/>
        <w:ind w:left="792"/>
        <w:rPr>
          <w:rFonts w:ascii="Times New Roman" w:hAnsi="Times New Roman" w:cs="Times New Roman"/>
        </w:rPr>
      </w:pPr>
    </w:p>
    <w:p w:rsidRPr="00AA1D05" w:rsidR="007F76F1" w:rsidRDefault="00245A90" w14:paraId="0EE45059" w14:textId="6062256C">
      <w:pPr>
        <w:spacing w:before="240" w:after="80" w:line="264" w:lineRule="auto"/>
        <w:rPr>
          <w:rFonts w:ascii="Times New Roman" w:hAnsi="Times New Roman" w:cs="Times New Roman"/>
        </w:rPr>
      </w:pPr>
      <w:r>
        <w:rPr>
          <w:rFonts w:ascii="SimSun" w:hAnsi="SimSun" w:eastAsia="SimSun" w:cs="SimSun"/>
          <w:b/>
          <w:bCs/>
          <w:color w:val="8A1C1C"/>
          <w:sz w:val="28"/>
          <w:szCs w:val="28"/>
          <w:lang w:val="zh-HK" w:eastAsia="zh-HK" w:bidi="en-US"/>
        </w:rPr>
        <w:t>十三、查詢</w:t>
      </w:r>
      <w:r>
        <w:rPr>
          <w:rFonts w:ascii="Times New Roman" w:hAnsi="Times New Roman" w:cs="Times New Roman"/>
          <w:b/>
          <w:bCs/>
          <w:color w:val="8A1C1C"/>
          <w:sz w:val="28"/>
          <w:szCs w:val="28"/>
          <w:lang w:val="zh-HK" w:eastAsia="zh-HK" w:bidi="en-US"/>
        </w:rPr>
        <w:t xml:space="preserve"> / 13. Enquiries</w:t>
      </w:r>
    </w:p>
    <w:p w:rsidRPr="00AA1D05" w:rsidR="007F76F1" w:rsidRDefault="374945F1" w14:paraId="67EB1563" w14:textId="77777777">
      <w:pPr>
        <w:pStyle w:val="ListBullet"/>
        <w:spacing w:after="40" w:line="293" w:lineRule="auto"/>
        <w:ind w:left="288"/>
        <w:rPr>
          <w:rFonts w:ascii="Times New Roman" w:hAnsi="Times New Roman" w:cs="Times New Roman"/>
        </w:rPr>
      </w:pPr>
      <w:r w:rsidRPr="41711D24" w:rsidR="41711D24">
        <w:rPr>
          <w:rFonts w:ascii="SimSun" w:hAnsi="SimSun" w:eastAsia="SimSun" w:cs="SimSun"/>
          <w:lang w:val="zh-HK" w:eastAsia="zh-HK" w:bidi="en-US"/>
        </w:rPr>
        <w:t>官方網址：</w:t>
      </w:r>
      <w:r w:rsidRPr="41711D24" w:rsidR="41711D24">
        <w:rPr>
          <w:rFonts w:ascii="Times New Roman" w:hAnsi="Times New Roman" w:cs="Times New Roman"/>
          <w:lang w:val="zh-HK" w:eastAsia="zh-HK" w:bidi="en-US"/>
        </w:rPr>
        <w:t>[</w:t>
      </w:r>
      <w:r w:rsidRPr="41711D24" w:rsidR="41711D24">
        <w:rPr>
          <w:rFonts w:ascii="SimSun" w:hAnsi="SimSun" w:eastAsia="SimSun" w:cs="SimSun"/>
          <w:lang w:val="zh-HK" w:eastAsia="zh-HK" w:bidi="en-US"/>
        </w:rPr>
        <w:t>待定</w:t>
      </w:r>
      <w:r w:rsidRPr="41711D24" w:rsidR="41711D24">
        <w:rPr>
          <w:rFonts w:ascii="Times New Roman" w:hAnsi="Times New Roman" w:cs="Times New Roman"/>
          <w:lang w:val="zh-HK" w:eastAsia="zh-HK" w:bidi="en-US"/>
        </w:rPr>
        <w:t>]</w:t>
      </w:r>
    </w:p>
    <w:p w:rsidRPr="00AA1D05" w:rsidR="007F76F1" w:rsidRDefault="00245A90" w14:paraId="40A05380" w14:textId="77777777">
      <w:pPr>
        <w:spacing w:after="80" w:line="283" w:lineRule="auto"/>
        <w:ind w:left="792"/>
        <w:rPr>
          <w:rFonts w:ascii="Times New Roman" w:hAnsi="Times New Roman" w:cs="Times New Roman"/>
        </w:rPr>
      </w:pPr>
      <w:r>
        <w:rPr>
          <w:rFonts w:ascii="Times New Roman" w:hAnsi="Times New Roman" w:cs="Times New Roman"/>
          <w:i/>
          <w:color w:val="555555"/>
          <w:sz w:val="19"/>
          <w:lang w:val="zh-HK" w:eastAsia="zh-HK" w:bidi="en-US"/>
        </w:rPr>
        <w:t>Official website: [TBC]</w:t>
      </w:r>
    </w:p>
    <w:p w:rsidRPr="00AA1D05" w:rsidR="007F76F1" w:rsidRDefault="374945F1" w14:paraId="61B03BDA" w14:textId="77777777">
      <w:pPr>
        <w:pStyle w:val="ListBullet"/>
        <w:spacing w:after="40" w:line="293" w:lineRule="auto"/>
        <w:ind w:left="288"/>
        <w:rPr>
          <w:rFonts w:ascii="Times New Roman" w:hAnsi="Times New Roman" w:cs="Times New Roman"/>
        </w:rPr>
      </w:pPr>
      <w:r w:rsidRPr="41711D24" w:rsidR="41711D24">
        <w:rPr>
          <w:rFonts w:ascii="SimSun" w:hAnsi="SimSun" w:eastAsia="SimSun" w:cs="SimSun"/>
          <w:lang w:val="zh-HK" w:eastAsia="zh-HK" w:bidi="en-US"/>
        </w:rPr>
        <w:t>報名連結：</w:t>
      </w:r>
      <w:r w:rsidRPr="41711D24" w:rsidR="41711D24">
        <w:rPr>
          <w:rFonts w:ascii="Times New Roman" w:hAnsi="Times New Roman" w:cs="Times New Roman"/>
          <w:lang w:val="zh-HK" w:eastAsia="zh-HK" w:bidi="en-US"/>
        </w:rPr>
        <w:t>[</w:t>
      </w:r>
      <w:r w:rsidRPr="41711D24" w:rsidR="41711D24">
        <w:rPr>
          <w:rFonts w:ascii="SimSun" w:hAnsi="SimSun" w:eastAsia="SimSun" w:cs="SimSun"/>
          <w:lang w:val="zh-HK" w:eastAsia="zh-HK" w:bidi="en-US"/>
        </w:rPr>
        <w:t>待定</w:t>
      </w:r>
      <w:r w:rsidRPr="41711D24" w:rsidR="41711D24">
        <w:rPr>
          <w:rFonts w:ascii="Times New Roman" w:hAnsi="Times New Roman" w:cs="Times New Roman"/>
          <w:lang w:val="zh-HK" w:eastAsia="zh-HK" w:bidi="en-US"/>
        </w:rPr>
        <w:t>]</w:t>
      </w:r>
    </w:p>
    <w:p w:rsidRPr="00AA1D05" w:rsidR="007F76F1" w:rsidRDefault="00245A90" w14:paraId="40F4F8AE" w14:textId="77777777">
      <w:pPr>
        <w:spacing w:after="80" w:line="283" w:lineRule="auto"/>
        <w:ind w:left="792"/>
        <w:rPr>
          <w:rFonts w:ascii="Times New Roman" w:hAnsi="Times New Roman" w:cs="Times New Roman"/>
        </w:rPr>
      </w:pPr>
      <w:r>
        <w:rPr>
          <w:rFonts w:ascii="Times New Roman" w:hAnsi="Times New Roman" w:cs="Times New Roman"/>
          <w:i/>
          <w:color w:val="555555"/>
          <w:sz w:val="19"/>
          <w:lang w:val="zh-HK" w:eastAsia="zh-HK" w:bidi="en-US"/>
        </w:rPr>
        <w:t>Registration link: [TBC]</w:t>
      </w:r>
    </w:p>
    <w:p w:rsidRPr="00AA1D05" w:rsidR="007F76F1" w:rsidRDefault="374945F1" w14:paraId="10F506ED" w14:textId="77777777">
      <w:pPr>
        <w:pStyle w:val="ListBullet"/>
        <w:spacing w:after="40" w:line="293" w:lineRule="auto"/>
        <w:ind w:left="288"/>
        <w:rPr>
          <w:rFonts w:ascii="Times New Roman" w:hAnsi="Times New Roman" w:cs="Times New Roman"/>
        </w:rPr>
      </w:pPr>
      <w:r w:rsidRPr="41711D24" w:rsidR="41711D24">
        <w:rPr>
          <w:rFonts w:ascii="SimSun" w:hAnsi="SimSun" w:eastAsia="SimSun" w:cs="SimSun"/>
          <w:lang w:val="zh-HK" w:eastAsia="zh-HK" w:bidi="en-US"/>
        </w:rPr>
        <w:t>查詢電郵：</w:t>
      </w:r>
      <w:r w:rsidRPr="41711D24" w:rsidR="41711D24">
        <w:rPr>
          <w:rFonts w:ascii="Times New Roman" w:hAnsi="Times New Roman" w:cs="Times New Roman"/>
          <w:lang w:val="zh-HK" w:eastAsia="zh-HK" w:bidi="en-US"/>
        </w:rPr>
        <w:t>[</w:t>
      </w:r>
      <w:r w:rsidRPr="41711D24" w:rsidR="41711D24">
        <w:rPr>
          <w:rFonts w:ascii="SimSun" w:hAnsi="SimSun" w:eastAsia="SimSun" w:cs="SimSun"/>
          <w:lang w:val="zh-HK" w:eastAsia="zh-HK" w:bidi="en-US"/>
        </w:rPr>
        <w:t>待定</w:t>
      </w:r>
      <w:r w:rsidRPr="41711D24" w:rsidR="41711D24">
        <w:rPr>
          <w:rFonts w:ascii="Times New Roman" w:hAnsi="Times New Roman" w:cs="Times New Roman"/>
          <w:lang w:val="zh-HK" w:eastAsia="zh-HK" w:bidi="en-US"/>
        </w:rPr>
        <w:t>]</w:t>
      </w:r>
    </w:p>
    <w:p w:rsidR="00C750B3" w:rsidP="00BB28C7" w:rsidRDefault="00245A90" w14:paraId="1FBC1129" w14:textId="78BBD576">
      <w:pPr>
        <w:spacing w:after="80" w:line="283" w:lineRule="auto"/>
        <w:ind w:left="792"/>
        <w:rPr>
          <w:rFonts w:ascii="Times New Roman" w:hAnsi="Times New Roman" w:cs="Times New Roman"/>
          <w:i/>
          <w:color w:val="555555"/>
          <w:sz w:val="19"/>
          <w:lang w:val="zh-HK" w:eastAsia="zh-HK" w:bidi="en-US"/>
        </w:rPr>
      </w:pPr>
      <w:r>
        <w:rPr>
          <w:rFonts w:ascii="Times New Roman" w:hAnsi="Times New Roman" w:cs="Times New Roman"/>
          <w:i/>
          <w:color w:val="555555"/>
          <w:sz w:val="19"/>
          <w:lang w:val="zh-HK" w:eastAsia="zh-HK" w:bidi="en-US"/>
        </w:rPr>
        <w:t>Enquiry email: [TBC]</w:t>
      </w:r>
      <w:r>
        <w:rPr>
          <w:rFonts w:ascii="Times New Roman" w:hAnsi="Times New Roman" w:cs="Times New Roman"/>
          <w:i/>
          <w:color w:val="555555"/>
          <w:sz w:val="19"/>
          <w:lang w:val="zh-HK" w:eastAsia="zh-HK" w:bidi="en-US"/>
        </w:rPr>
        <w:br w:type="page"/>
      </w:r>
    </w:p>
    <w:p w:rsidRPr="00E64D7F" w:rsidR="00C750B3" w:rsidP="00E64D7F" w:rsidRDefault="00B81C8D" w14:paraId="2FACDA03" w14:textId="0C00DC94">
      <w:pPr>
        <w:spacing w:after="80" w:line="283" w:lineRule="auto"/>
        <w:jc w:val="center"/>
        <w:rPr>
          <w:rFonts w:ascii="Times New Roman" w:hAnsi="Times New Roman" w:eastAsia="PMingLiU" w:cs="Times New Roman"/>
          <w:b/>
          <w:bCs/>
          <w:lang w:eastAsia="zh-TW"/>
        </w:rPr>
      </w:pPr>
      <w:r>
        <w:rPr>
          <w:rFonts w:ascii="Times New Roman" w:hAnsi="Times New Roman" w:eastAsia="PMingLiU" w:cs="Times New Roman"/>
          <w:b/>
          <w:bCs/>
          <w:lang w:eastAsia="zh-TW"/>
        </w:rPr>
        <w:t>Resources</w:t>
      </w:r>
      <w:r>
        <w:rPr>
          <w:rFonts w:hint="eastAsia" w:ascii="Times New Roman" w:hAnsi="Times New Roman" w:eastAsia="PMingLiU" w:cs="Times New Roman"/>
          <w:b/>
          <w:bCs/>
          <w:lang w:eastAsia="zh-TW"/>
        </w:rPr>
        <w:t>:</w:t>
      </w:r>
    </w:p>
    <w:p w:rsidRPr="00E64D7F" w:rsidR="00581512" w:rsidP="00C750B3" w:rsidRDefault="0067016D" w14:paraId="6EF61A57" w14:textId="0C8E07D8">
      <w:pPr>
        <w:spacing w:after="80" w:line="283" w:lineRule="auto"/>
        <w:rPr>
          <w:rFonts w:ascii="Times New Roman" w:hAnsi="Times New Roman" w:eastAsia="PMingLiU" w:cs="Times New Roman"/>
          <w:b/>
          <w:bCs/>
          <w:lang w:eastAsia="zh-TW"/>
        </w:rPr>
      </w:pPr>
      <w:r>
        <w:rPr>
          <w:rFonts w:ascii="Times New Roman" w:hAnsi="Times New Roman" w:eastAsia="PMingLiU" w:cs="Times New Roman"/>
          <w:b/>
          <w:bCs/>
          <w:lang w:eastAsia="zh-TW"/>
        </w:rPr>
        <w:t>Programming Historian</w:t>
      </w:r>
    </w:p>
    <w:p w:rsidRPr="00C750B3" w:rsidR="00C750B3" w:rsidP="00C750B3" w:rsidRDefault="005E560F" w14:paraId="2AB778A0" w14:textId="5B87E8BE">
      <w:pPr>
        <w:spacing w:after="80" w:line="283" w:lineRule="auto"/>
        <w:rPr>
          <w:rFonts w:ascii="Times New Roman" w:hAnsi="Times New Roman" w:eastAsia="PMingLiU" w:cs="Times New Roman"/>
          <w:lang w:eastAsia="zh-TW"/>
        </w:rPr>
      </w:pPr>
      <w:r>
        <w:rPr>
          <w:rFonts w:ascii="Times New Roman" w:hAnsi="Times New Roman" w:eastAsia="PMingLiU" w:cs="Times New Roman"/>
          <w:lang w:eastAsia="zh-TW"/>
        </w:rPr>
        <w:t>https://programminghistorian.org/</w:t>
      </w:r>
    </w:p>
    <w:p w:rsidR="00C750B3" w:rsidRDefault="00C750B3" w14:paraId="2AB778B1" w14:textId="5B87E8C1">
      <w:pPr>
        <w:spacing w:before="240" w:after="80" w:line="264" w:lineRule="auto"/>
        <w:rPr>
          <w:rFonts w:ascii="Times New Roman" w:hAnsi="Times New Roman" w:cs="Times New Roman"/>
        </w:rPr>
      </w:pPr>
      <w:r>
        <w:rPr>
          <w:rFonts w:ascii="SimSun" w:hAnsi="SimSun" w:eastAsia="SimSun" w:cs="SimSun"/>
          <w:b/>
          <w:bCs/>
          <w:color w:val="8A1C1C"/>
          <w:sz w:val="28"/>
          <w:szCs w:val="28"/>
          <w:lang w:val="zh-HK" w:eastAsia="zh-HK" w:bidi="en-US"/>
        </w:rPr>
        <w:t>附錄：AI 使用聲明（範本） / Appendix: AI-Use Statement (Template)</w:t>
      </w:r>
    </w:p>
    <w:p w:rsidR="00C750B3" w:rsidRDefault="00C750B3" w14:paraId="2AB778B2" w14:textId="5B87E8C2">
      <w:pPr>
        <w:spacing w:after="80" w:line="283" w:lineRule="auto"/>
        <w:rPr>
          <w:rFonts w:ascii="Times New Roman" w:hAnsi="Times New Roman" w:cs="Times New Roman"/>
          <w:lang w:eastAsia="zh-TW"/>
        </w:rPr>
      </w:pPr>
      <w:r>
        <w:rPr>
          <w:rFonts w:ascii="SimSun" w:hAnsi="SimSun" w:eastAsia="SimSun" w:cs="SimSun"/>
          <w:lang w:val="zh-HK" w:eastAsia="zh-HK" w:bidi="en-US"/>
        </w:rPr>
        <w:t>請於兩個提交階段均填妥本聲明。核心原則：AI 可協助，但人對所有內容的準確性、原創性與誠信負全責。</w:t>
      </w:r>
    </w:p>
    <w:p w:rsidR="00C750B3" w:rsidRDefault="00C750B3" w14:paraId="2AB778B3" w14:textId="5B87E8C3">
      <w:pPr>
        <w:spacing w:after="120" w:line="288" w:lineRule="auto"/>
        <w:rPr>
          <w:rFonts w:ascii="Times New Roman" w:hAnsi="Times New Roman" w:cs="Times New Roman"/>
        </w:rPr>
      </w:pPr>
      <w:r>
        <w:rPr>
          <w:rFonts w:ascii="Times New Roman" w:hAnsi="Times New Roman" w:cs="Times New Roman"/>
          <w:i/>
          <w:color w:val="555555"/>
          <w:sz w:val="19"/>
          <w:lang w:val="zh-HK" w:eastAsia="zh-HK" w:bidi="en-US"/>
        </w:rPr>
        <w:t>Complete this statement at both submission stages. Core principle: AI may assist, but humans remain fully accountable for the accuracy, originality and integrity of all content.</w:t>
      </w:r>
    </w:p>
    <w:p w:rsidR="00C750B3" w:rsidRDefault="374945F1" w14:paraId="2AB778B4" w14:textId="5B87E8C4">
      <w:pPr>
        <w:pStyle w:val="ListBullet"/>
        <w:spacing w:after="60" w:line="293" w:lineRule="auto"/>
        <w:ind w:left="288"/>
        <w:rPr>
          <w:rFonts w:ascii="Times New Roman" w:hAnsi="Times New Roman" w:cs="Times New Roman"/>
        </w:rPr>
      </w:pPr>
      <w:r w:rsidRPr="41711D24" w:rsidR="41711D24">
        <w:rPr>
          <w:rFonts w:ascii="SimSun" w:hAnsi="SimSun" w:eastAsia="SimSun" w:cs="SimSun"/>
          <w:lang w:val="zh-HK" w:eastAsia="zh-HK" w:bidi="en-US"/>
        </w:rPr>
        <w:t>1. 所使用的 AI 工具（名稱與版本）/ AI tools used (name &amp; version)：____________________</w:t>
      </w:r>
    </w:p>
    <w:p w:rsidR="00C750B3" w:rsidRDefault="374945F1" w14:paraId="2AB778B5" w14:textId="5B87E8C5">
      <w:pPr>
        <w:pStyle w:val="ListBullet"/>
        <w:spacing w:after="60" w:line="293" w:lineRule="auto"/>
        <w:ind w:left="288"/>
        <w:rPr>
          <w:rFonts w:ascii="Times New Roman" w:hAnsi="Times New Roman" w:cs="Times New Roman"/>
        </w:rPr>
      </w:pPr>
      <w:r w:rsidRPr="41711D24" w:rsidR="41711D24">
        <w:rPr>
          <w:rFonts w:ascii="SimSun" w:hAnsi="SimSun" w:eastAsia="SimSun" w:cs="SimSun"/>
          <w:lang w:val="zh-HK" w:eastAsia="zh-HK" w:bidi="en-US"/>
        </w:rPr>
        <w:t>2. 用途（每項工具用於甚麼）/ Purpose (what each tool was used for)：____________________</w:t>
      </w:r>
    </w:p>
    <w:p w:rsidR="00C750B3" w:rsidRDefault="374945F1" w14:paraId="2AB778B6" w14:textId="5B87E8C6">
      <w:pPr>
        <w:pStyle w:val="ListBullet"/>
        <w:spacing w:after="60" w:line="293" w:lineRule="auto"/>
        <w:ind w:left="288"/>
        <w:rPr>
          <w:rFonts w:ascii="Times New Roman" w:hAnsi="Times New Roman" w:cs="Times New Roman"/>
        </w:rPr>
      </w:pPr>
      <w:r w:rsidRPr="41711D24" w:rsidR="41711D24">
        <w:rPr>
          <w:rFonts w:ascii="SimSun" w:hAnsi="SimSun" w:eastAsia="SimSun" w:cs="SimSun"/>
          <w:lang w:val="zh-HK" w:eastAsia="zh-HK" w:bidi="en-US"/>
        </w:rPr>
        <w:t>3. AI 生成內容的範圍（哪些部分由 AI 生成）/ Scope of AI-generated content：____________________</w:t>
      </w:r>
    </w:p>
    <w:p w:rsidR="00C750B3" w:rsidRDefault="374945F1" w14:paraId="2AB778B7" w14:textId="5B87E8C7">
      <w:pPr>
        <w:pStyle w:val="ListBullet"/>
        <w:spacing w:after="120" w:line="293" w:lineRule="auto"/>
        <w:ind w:left="288"/>
        <w:rPr>
          <w:rFonts w:ascii="Times New Roman" w:hAnsi="Times New Roman" w:cs="Times New Roman"/>
        </w:rPr>
      </w:pPr>
      <w:r w:rsidRPr="41711D24" w:rsidR="41711D24">
        <w:rPr>
          <w:rFonts w:ascii="SimSun" w:hAnsi="SimSun" w:eastAsia="SimSun" w:cs="SimSun"/>
          <w:lang w:val="zh-HK" w:eastAsia="zh-HK" w:bidi="en-US"/>
        </w:rPr>
        <w:t>4. 人手修改、驗證與判斷（包括查證所有引文之原始出處）/ Human revision, verification &amp; judgement (incl. verifying every cited source)：____________________</w:t>
      </w:r>
    </w:p>
    <w:p w:rsidR="00C750B3" w:rsidRDefault="00C750B3" w14:paraId="2AB778B8" w14:textId="5B87E8C8">
      <w:pPr>
        <w:spacing w:before="120" w:after="60" w:line="288" w:lineRule="auto"/>
        <w:rPr>
          <w:rFonts w:ascii="Times New Roman" w:hAnsi="Times New Roman" w:cs="Times New Roman"/>
        </w:rPr>
      </w:pPr>
      <w:r>
        <w:rPr>
          <w:rFonts w:ascii="SimSun" w:hAnsi="SimSun" w:eastAsia="SimSun" w:cs="SimSun"/>
          <w:b/>
          <w:bCs/>
          <w:color w:val="1E6B2E"/>
          <w:lang w:val="zh-HK" w:eastAsia="zh-HK" w:bidi="en-US"/>
        </w:rPr>
        <w:t>可接受 / Acceptable：</w:t>
      </w:r>
      <w:r>
        <w:rPr>
          <w:rFonts w:ascii="SimSun" w:hAnsi="SimSun" w:eastAsia="SimSun" w:cs="SimSun"/>
          <w:lang w:val="zh-HK" w:eastAsia="zh-HK" w:bidi="en-US"/>
        </w:rPr>
        <w:t>使用 AI 草擬程式碼或譯文，再由隊伍自行測試、修訂，並查證所有引文之原始出處；且在本聲明中清楚申報。Using AI to draft code or translations that the team then tests, revises and verifies (incl. checking every citation against the original source), and disclosing this clearly here.</w:t>
      </w:r>
    </w:p>
    <w:p w:rsidR="00C750B3" w:rsidRDefault="00C750B3" w14:paraId="2AB778B9" w14:textId="5B87E8C9">
      <w:pPr>
        <w:spacing w:after="120" w:line="288" w:lineRule="auto"/>
        <w:rPr>
          <w:rFonts w:ascii="Times New Roman" w:hAnsi="Times New Roman" w:cs="Times New Roman"/>
        </w:rPr>
      </w:pPr>
      <w:r>
        <w:rPr>
          <w:rFonts w:ascii="SimSun" w:hAnsi="SimSun" w:eastAsia="SimSun" w:cs="SimSun"/>
          <w:b/>
          <w:bCs/>
          <w:color w:val="8A1C1C"/>
          <w:lang w:val="zh-HK" w:eastAsia="zh-HK" w:bidi="en-US"/>
        </w:rPr>
        <w:t>不可接受（可導致取消資格）/ Unacceptable (may lead to disqualification)：</w:t>
      </w:r>
      <w:r>
        <w:rPr>
          <w:rFonts w:ascii="SimSun" w:hAnsi="SimSun" w:eastAsia="SimSun" w:cs="SimSun"/>
          <w:lang w:val="zh-HK" w:eastAsia="zh-HK" w:bidi="en-US"/>
        </w:rPr>
        <w:t>將 AI 撰寫的分析當作原創而未申報；採用 AI 生成的引文卻未查證出處是否存在、內容是否屬實（捏造文獻／偽造引文）；或將 AI 生成的「古籍」或文物圖像當作真實歷史材料呈現。Passing off AI-written analysis as original without disclosure; including an AI-produced citation without verifying that the source exists and supports the claim (fabricated/falsified citations); or presenting AI-generated images of “rare books” or artefacts as authentic historical materials.</w:t>
      </w:r>
    </w:p>
    <w:sectPr w:rsidR="00C750B3" w:rsidSect="00034616">
      <w:footerReference w:type="default" r:id="rId8"/>
      <w:pgSz w:w="12240" w:h="15840" w:orient="portrait"/>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05B7" w:rsidRDefault="006305B7" w14:paraId="7DB40E43" w14:textId="77777777">
      <w:pPr>
        <w:spacing w:after="0" w:line="240" w:lineRule="auto"/>
      </w:pPr>
      <w:r>
        <w:separator/>
      </w:r>
    </w:p>
  </w:endnote>
  <w:endnote w:type="continuationSeparator" w:id="0">
    <w:p w:rsidR="006305B7" w:rsidRDefault="006305B7" w14:paraId="703B6B7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Noto Sans CJK TC">
    <w:altName w:val="Cambria"/>
    <w:panose1 w:val="020B0604020202020204"/>
    <w:charset w:val="00"/>
    <w:family w:val="roman"/>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76F1" w:rsidRDefault="00245A90" w14:paraId="0BD10C5C" w14:textId="77777777">
    <w:pPr>
      <w:pStyle w:val="Footer"/>
      <w:jc w:val="center"/>
    </w:pPr>
    <w:r>
      <w:rPr>
        <w:color w:val="777777"/>
        <w:sz w:val="17"/>
        <w:lang w:val="zh-HK" w:eastAsia="zh-HK" w:bidi="en-US"/>
      </w:rPr>
      <w:t>Bilingual Public Draft / 中英雙語公開版擬議稿</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05B7" w:rsidRDefault="006305B7" w14:paraId="04FE59B5" w14:textId="77777777">
      <w:pPr>
        <w:spacing w:after="0" w:line="240" w:lineRule="auto"/>
      </w:pPr>
      <w:r>
        <w:separator/>
      </w:r>
    </w:p>
  </w:footnote>
  <w:footnote w:type="continuationSeparator" w:id="0">
    <w:p w:rsidR="006305B7" w:rsidRDefault="006305B7" w14:paraId="7D3F65FB"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AnrTXk95hsp4LS" int2:id="QY029aK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2">
    <w:nsid w:val="64665f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24899d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0">
    <w:nsid w:val="43870e1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E4AEFDC"/>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02BB01A"/>
    <w:multiLevelType w:val="hybridMultilevel"/>
    <w:tmpl w:val="3B84ABE4"/>
    <w:lvl w:ilvl="0" w:tplc="BBB471F2">
      <w:start w:val="1"/>
      <w:numFmt w:val="bullet"/>
      <w:lvlText w:val=""/>
      <w:lvlJc w:val="left"/>
      <w:pPr>
        <w:ind w:left="288" w:hanging="360"/>
      </w:pPr>
      <w:rPr>
        <w:rFonts w:hint="default" w:ascii="Symbol" w:hAnsi="Symbol"/>
      </w:rPr>
    </w:lvl>
    <w:lvl w:ilvl="1" w:tplc="C21C2B44">
      <w:start w:val="1"/>
      <w:numFmt w:val="bullet"/>
      <w:lvlText w:val="o"/>
      <w:lvlJc w:val="left"/>
      <w:pPr>
        <w:ind w:left="1008" w:hanging="360"/>
      </w:pPr>
      <w:rPr>
        <w:rFonts w:hint="default" w:ascii="Courier New" w:hAnsi="Courier New"/>
      </w:rPr>
    </w:lvl>
    <w:lvl w:ilvl="2" w:tplc="4C2C94B6">
      <w:start w:val="1"/>
      <w:numFmt w:val="bullet"/>
      <w:lvlText w:val=""/>
      <w:lvlJc w:val="left"/>
      <w:pPr>
        <w:ind w:left="1728" w:hanging="360"/>
      </w:pPr>
      <w:rPr>
        <w:rFonts w:hint="default" w:ascii="Wingdings" w:hAnsi="Wingdings"/>
      </w:rPr>
    </w:lvl>
    <w:lvl w:ilvl="3" w:tplc="78EC568C">
      <w:start w:val="1"/>
      <w:numFmt w:val="bullet"/>
      <w:lvlText w:val=""/>
      <w:lvlJc w:val="left"/>
      <w:pPr>
        <w:ind w:left="2448" w:hanging="360"/>
      </w:pPr>
      <w:rPr>
        <w:rFonts w:hint="default" w:ascii="Symbol" w:hAnsi="Symbol"/>
      </w:rPr>
    </w:lvl>
    <w:lvl w:ilvl="4" w:tplc="CF14D664">
      <w:start w:val="1"/>
      <w:numFmt w:val="bullet"/>
      <w:lvlText w:val="o"/>
      <w:lvlJc w:val="left"/>
      <w:pPr>
        <w:ind w:left="3168" w:hanging="360"/>
      </w:pPr>
      <w:rPr>
        <w:rFonts w:hint="default" w:ascii="Courier New" w:hAnsi="Courier New"/>
      </w:rPr>
    </w:lvl>
    <w:lvl w:ilvl="5" w:tplc="310E5330">
      <w:start w:val="1"/>
      <w:numFmt w:val="bullet"/>
      <w:lvlText w:val=""/>
      <w:lvlJc w:val="left"/>
      <w:pPr>
        <w:ind w:left="3888" w:hanging="360"/>
      </w:pPr>
      <w:rPr>
        <w:rFonts w:hint="default" w:ascii="Wingdings" w:hAnsi="Wingdings"/>
      </w:rPr>
    </w:lvl>
    <w:lvl w:ilvl="6" w:tplc="F3968430">
      <w:start w:val="1"/>
      <w:numFmt w:val="bullet"/>
      <w:lvlText w:val=""/>
      <w:lvlJc w:val="left"/>
      <w:pPr>
        <w:ind w:left="4608" w:hanging="360"/>
      </w:pPr>
      <w:rPr>
        <w:rFonts w:hint="default" w:ascii="Symbol" w:hAnsi="Symbol"/>
      </w:rPr>
    </w:lvl>
    <w:lvl w:ilvl="7" w:tplc="85DCC404">
      <w:start w:val="1"/>
      <w:numFmt w:val="bullet"/>
      <w:lvlText w:val="o"/>
      <w:lvlJc w:val="left"/>
      <w:pPr>
        <w:ind w:left="5328" w:hanging="360"/>
      </w:pPr>
      <w:rPr>
        <w:rFonts w:hint="default" w:ascii="Courier New" w:hAnsi="Courier New"/>
      </w:rPr>
    </w:lvl>
    <w:lvl w:ilvl="8" w:tplc="577EF2EC">
      <w:start w:val="1"/>
      <w:numFmt w:val="bullet"/>
      <w:lvlText w:val=""/>
      <w:lvlJc w:val="left"/>
      <w:pPr>
        <w:ind w:left="6048" w:hanging="360"/>
      </w:pPr>
      <w:rPr>
        <w:rFonts w:hint="default" w:ascii="Wingdings" w:hAnsi="Wingdings"/>
      </w:rPr>
    </w:lvl>
  </w:abstractNum>
  <w:abstractNum w:abstractNumId="10" w15:restartNumberingAfterBreak="0">
    <w:nsid w:val="07E41F13"/>
    <w:multiLevelType w:val="hybridMultilevel"/>
    <w:tmpl w:val="455C4E76"/>
    <w:lvl w:ilvl="0" w:tplc="82A0A85C">
      <w:start w:val="1"/>
      <w:numFmt w:val="bullet"/>
      <w:lvlText w:val=""/>
      <w:lvlJc w:val="left"/>
      <w:pPr>
        <w:ind w:left="720" w:hanging="360"/>
      </w:pPr>
      <w:rPr>
        <w:rFonts w:hint="default" w:ascii="Symbol" w:hAnsi="Symbol"/>
      </w:rPr>
    </w:lvl>
    <w:lvl w:ilvl="1" w:tplc="7B701A4E">
      <w:start w:val="1"/>
      <w:numFmt w:val="bullet"/>
      <w:lvlText w:val="o"/>
      <w:lvlJc w:val="left"/>
      <w:pPr>
        <w:ind w:left="1440" w:hanging="360"/>
      </w:pPr>
      <w:rPr>
        <w:rFonts w:hint="default" w:ascii="Courier New" w:hAnsi="Courier New"/>
      </w:rPr>
    </w:lvl>
    <w:lvl w:ilvl="2" w:tplc="7B48E91A">
      <w:start w:val="1"/>
      <w:numFmt w:val="bullet"/>
      <w:lvlText w:val=""/>
      <w:lvlJc w:val="left"/>
      <w:pPr>
        <w:ind w:left="2160" w:hanging="360"/>
      </w:pPr>
      <w:rPr>
        <w:rFonts w:hint="default" w:ascii="Wingdings" w:hAnsi="Wingdings"/>
      </w:rPr>
    </w:lvl>
    <w:lvl w:ilvl="3" w:tplc="0D12BE2E">
      <w:start w:val="1"/>
      <w:numFmt w:val="bullet"/>
      <w:lvlText w:val=""/>
      <w:lvlJc w:val="left"/>
      <w:pPr>
        <w:ind w:left="2880" w:hanging="360"/>
      </w:pPr>
      <w:rPr>
        <w:rFonts w:hint="default" w:ascii="Symbol" w:hAnsi="Symbol"/>
      </w:rPr>
    </w:lvl>
    <w:lvl w:ilvl="4" w:tplc="7E88A5E6">
      <w:start w:val="1"/>
      <w:numFmt w:val="bullet"/>
      <w:lvlText w:val="o"/>
      <w:lvlJc w:val="left"/>
      <w:pPr>
        <w:ind w:left="3600" w:hanging="360"/>
      </w:pPr>
      <w:rPr>
        <w:rFonts w:hint="default" w:ascii="Courier New" w:hAnsi="Courier New"/>
      </w:rPr>
    </w:lvl>
    <w:lvl w:ilvl="5" w:tplc="F0B4A7F2">
      <w:start w:val="1"/>
      <w:numFmt w:val="bullet"/>
      <w:lvlText w:val=""/>
      <w:lvlJc w:val="left"/>
      <w:pPr>
        <w:ind w:left="4320" w:hanging="360"/>
      </w:pPr>
      <w:rPr>
        <w:rFonts w:hint="default" w:ascii="Wingdings" w:hAnsi="Wingdings"/>
      </w:rPr>
    </w:lvl>
    <w:lvl w:ilvl="6" w:tplc="94A4EB62">
      <w:start w:val="1"/>
      <w:numFmt w:val="bullet"/>
      <w:lvlText w:val=""/>
      <w:lvlJc w:val="left"/>
      <w:pPr>
        <w:ind w:left="5040" w:hanging="360"/>
      </w:pPr>
      <w:rPr>
        <w:rFonts w:hint="default" w:ascii="Symbol" w:hAnsi="Symbol"/>
      </w:rPr>
    </w:lvl>
    <w:lvl w:ilvl="7" w:tplc="902C8D7E">
      <w:start w:val="1"/>
      <w:numFmt w:val="bullet"/>
      <w:lvlText w:val="o"/>
      <w:lvlJc w:val="left"/>
      <w:pPr>
        <w:ind w:left="5760" w:hanging="360"/>
      </w:pPr>
      <w:rPr>
        <w:rFonts w:hint="default" w:ascii="Courier New" w:hAnsi="Courier New"/>
      </w:rPr>
    </w:lvl>
    <w:lvl w:ilvl="8" w:tplc="B02AE66C">
      <w:start w:val="1"/>
      <w:numFmt w:val="bullet"/>
      <w:lvlText w:val=""/>
      <w:lvlJc w:val="left"/>
      <w:pPr>
        <w:ind w:left="6480" w:hanging="360"/>
      </w:pPr>
      <w:rPr>
        <w:rFonts w:hint="default" w:ascii="Wingdings" w:hAnsi="Wingdings"/>
      </w:rPr>
    </w:lvl>
  </w:abstractNum>
  <w:abstractNum w:abstractNumId="11" w15:restartNumberingAfterBreak="0">
    <w:nsid w:val="09C89D62"/>
    <w:multiLevelType w:val="hybridMultilevel"/>
    <w:tmpl w:val="B700079E"/>
    <w:lvl w:ilvl="0" w:tplc="AC8C19E4">
      <w:start w:val="1"/>
      <w:numFmt w:val="bullet"/>
      <w:lvlText w:val=""/>
      <w:lvlJc w:val="left"/>
      <w:pPr>
        <w:ind w:left="360" w:hanging="360"/>
      </w:pPr>
      <w:rPr>
        <w:rFonts w:hint="default" w:ascii="Symbol" w:hAnsi="Symbol"/>
      </w:rPr>
    </w:lvl>
    <w:lvl w:ilvl="1" w:tplc="8D86DC56">
      <w:start w:val="1"/>
      <w:numFmt w:val="bullet"/>
      <w:lvlText w:val="o"/>
      <w:lvlJc w:val="left"/>
      <w:pPr>
        <w:ind w:left="1080" w:hanging="360"/>
      </w:pPr>
      <w:rPr>
        <w:rFonts w:hint="default" w:ascii="Courier New" w:hAnsi="Courier New"/>
      </w:rPr>
    </w:lvl>
    <w:lvl w:ilvl="2" w:tplc="47B2C7B6">
      <w:start w:val="1"/>
      <w:numFmt w:val="bullet"/>
      <w:lvlText w:val=""/>
      <w:lvlJc w:val="left"/>
      <w:pPr>
        <w:ind w:left="1800" w:hanging="360"/>
      </w:pPr>
      <w:rPr>
        <w:rFonts w:hint="default" w:ascii="Wingdings" w:hAnsi="Wingdings"/>
      </w:rPr>
    </w:lvl>
    <w:lvl w:ilvl="3" w:tplc="45E4AA26">
      <w:start w:val="1"/>
      <w:numFmt w:val="bullet"/>
      <w:lvlText w:val=""/>
      <w:lvlJc w:val="left"/>
      <w:pPr>
        <w:ind w:left="2520" w:hanging="360"/>
      </w:pPr>
      <w:rPr>
        <w:rFonts w:hint="default" w:ascii="Symbol" w:hAnsi="Symbol"/>
      </w:rPr>
    </w:lvl>
    <w:lvl w:ilvl="4" w:tplc="DE76D168">
      <w:start w:val="1"/>
      <w:numFmt w:val="bullet"/>
      <w:lvlText w:val="o"/>
      <w:lvlJc w:val="left"/>
      <w:pPr>
        <w:ind w:left="3240" w:hanging="360"/>
      </w:pPr>
      <w:rPr>
        <w:rFonts w:hint="default" w:ascii="Courier New" w:hAnsi="Courier New"/>
      </w:rPr>
    </w:lvl>
    <w:lvl w:ilvl="5" w:tplc="3624708A">
      <w:start w:val="1"/>
      <w:numFmt w:val="bullet"/>
      <w:lvlText w:val=""/>
      <w:lvlJc w:val="left"/>
      <w:pPr>
        <w:ind w:left="3960" w:hanging="360"/>
      </w:pPr>
      <w:rPr>
        <w:rFonts w:hint="default" w:ascii="Wingdings" w:hAnsi="Wingdings"/>
      </w:rPr>
    </w:lvl>
    <w:lvl w:ilvl="6" w:tplc="B9684D82">
      <w:start w:val="1"/>
      <w:numFmt w:val="bullet"/>
      <w:lvlText w:val=""/>
      <w:lvlJc w:val="left"/>
      <w:pPr>
        <w:ind w:left="4680" w:hanging="360"/>
      </w:pPr>
      <w:rPr>
        <w:rFonts w:hint="default" w:ascii="Symbol" w:hAnsi="Symbol"/>
      </w:rPr>
    </w:lvl>
    <w:lvl w:ilvl="7" w:tplc="C570CE60">
      <w:start w:val="1"/>
      <w:numFmt w:val="bullet"/>
      <w:lvlText w:val="o"/>
      <w:lvlJc w:val="left"/>
      <w:pPr>
        <w:ind w:left="5400" w:hanging="360"/>
      </w:pPr>
      <w:rPr>
        <w:rFonts w:hint="default" w:ascii="Courier New" w:hAnsi="Courier New"/>
      </w:rPr>
    </w:lvl>
    <w:lvl w:ilvl="8" w:tplc="E222C46A">
      <w:start w:val="1"/>
      <w:numFmt w:val="bullet"/>
      <w:lvlText w:val=""/>
      <w:lvlJc w:val="left"/>
      <w:pPr>
        <w:ind w:left="6120" w:hanging="360"/>
      </w:pPr>
      <w:rPr>
        <w:rFonts w:hint="default" w:ascii="Wingdings" w:hAnsi="Wingdings"/>
      </w:rPr>
    </w:lvl>
  </w:abstractNum>
  <w:abstractNum w:abstractNumId="12" w15:restartNumberingAfterBreak="0">
    <w:nsid w:val="0B72566F"/>
    <w:multiLevelType w:val="hybridMultilevel"/>
    <w:tmpl w:val="FFFFFFFF"/>
    <w:lvl w:ilvl="0" w:tplc="B532F702">
      <w:start w:val="1"/>
      <w:numFmt w:val="bullet"/>
      <w:lvlText w:val="·"/>
      <w:lvlJc w:val="left"/>
      <w:pPr>
        <w:ind w:left="720" w:hanging="360"/>
      </w:pPr>
      <w:rPr>
        <w:rFonts w:hint="default" w:ascii="Symbol" w:hAnsi="Symbol"/>
      </w:rPr>
    </w:lvl>
    <w:lvl w:ilvl="1" w:tplc="CC30F152">
      <w:start w:val="1"/>
      <w:numFmt w:val="bullet"/>
      <w:lvlText w:val="o"/>
      <w:lvlJc w:val="left"/>
      <w:pPr>
        <w:ind w:left="1440" w:hanging="360"/>
      </w:pPr>
      <w:rPr>
        <w:rFonts w:hint="default" w:ascii="Courier New" w:hAnsi="Courier New"/>
      </w:rPr>
    </w:lvl>
    <w:lvl w:ilvl="2" w:tplc="978090CE">
      <w:start w:val="1"/>
      <w:numFmt w:val="bullet"/>
      <w:lvlText w:val=""/>
      <w:lvlJc w:val="left"/>
      <w:pPr>
        <w:ind w:left="2160" w:hanging="360"/>
      </w:pPr>
      <w:rPr>
        <w:rFonts w:hint="default" w:ascii="Wingdings" w:hAnsi="Wingdings"/>
      </w:rPr>
    </w:lvl>
    <w:lvl w:ilvl="3" w:tplc="B5A861A2">
      <w:start w:val="1"/>
      <w:numFmt w:val="bullet"/>
      <w:lvlText w:val=""/>
      <w:lvlJc w:val="left"/>
      <w:pPr>
        <w:ind w:left="2880" w:hanging="360"/>
      </w:pPr>
      <w:rPr>
        <w:rFonts w:hint="default" w:ascii="Symbol" w:hAnsi="Symbol"/>
      </w:rPr>
    </w:lvl>
    <w:lvl w:ilvl="4" w:tplc="FCBEC724">
      <w:start w:val="1"/>
      <w:numFmt w:val="bullet"/>
      <w:lvlText w:val="o"/>
      <w:lvlJc w:val="left"/>
      <w:pPr>
        <w:ind w:left="3600" w:hanging="360"/>
      </w:pPr>
      <w:rPr>
        <w:rFonts w:hint="default" w:ascii="Courier New" w:hAnsi="Courier New"/>
      </w:rPr>
    </w:lvl>
    <w:lvl w:ilvl="5" w:tplc="4A3AF53C">
      <w:start w:val="1"/>
      <w:numFmt w:val="bullet"/>
      <w:lvlText w:val=""/>
      <w:lvlJc w:val="left"/>
      <w:pPr>
        <w:ind w:left="4320" w:hanging="360"/>
      </w:pPr>
      <w:rPr>
        <w:rFonts w:hint="default" w:ascii="Wingdings" w:hAnsi="Wingdings"/>
      </w:rPr>
    </w:lvl>
    <w:lvl w:ilvl="6" w:tplc="A9EE91A0">
      <w:start w:val="1"/>
      <w:numFmt w:val="bullet"/>
      <w:lvlText w:val=""/>
      <w:lvlJc w:val="left"/>
      <w:pPr>
        <w:ind w:left="5040" w:hanging="360"/>
      </w:pPr>
      <w:rPr>
        <w:rFonts w:hint="default" w:ascii="Symbol" w:hAnsi="Symbol"/>
      </w:rPr>
    </w:lvl>
    <w:lvl w:ilvl="7" w:tplc="3C8637AA">
      <w:start w:val="1"/>
      <w:numFmt w:val="bullet"/>
      <w:lvlText w:val="o"/>
      <w:lvlJc w:val="left"/>
      <w:pPr>
        <w:ind w:left="5760" w:hanging="360"/>
      </w:pPr>
      <w:rPr>
        <w:rFonts w:hint="default" w:ascii="Courier New" w:hAnsi="Courier New"/>
      </w:rPr>
    </w:lvl>
    <w:lvl w:ilvl="8" w:tplc="FBF694DE">
      <w:start w:val="1"/>
      <w:numFmt w:val="bullet"/>
      <w:lvlText w:val=""/>
      <w:lvlJc w:val="left"/>
      <w:pPr>
        <w:ind w:left="6480" w:hanging="360"/>
      </w:pPr>
      <w:rPr>
        <w:rFonts w:hint="default" w:ascii="Wingdings" w:hAnsi="Wingdings"/>
      </w:rPr>
    </w:lvl>
  </w:abstractNum>
  <w:abstractNum w:abstractNumId="13" w15:restartNumberingAfterBreak="0">
    <w:nsid w:val="0BFF7954"/>
    <w:multiLevelType w:val="hybridMultilevel"/>
    <w:tmpl w:val="11EE4F9C"/>
    <w:lvl w:ilvl="0" w:tplc="74729312">
      <w:start w:val="1"/>
      <w:numFmt w:val="bullet"/>
      <w:lvlText w:val=""/>
      <w:lvlJc w:val="left"/>
      <w:pPr>
        <w:ind w:left="1152" w:hanging="360"/>
      </w:pPr>
      <w:rPr>
        <w:rFonts w:hint="default" w:ascii="Symbol" w:hAnsi="Symbol"/>
      </w:rPr>
    </w:lvl>
    <w:lvl w:ilvl="1" w:tplc="96B89DF4">
      <w:start w:val="1"/>
      <w:numFmt w:val="bullet"/>
      <w:lvlText w:val="o"/>
      <w:lvlJc w:val="left"/>
      <w:pPr>
        <w:ind w:left="1872" w:hanging="360"/>
      </w:pPr>
      <w:rPr>
        <w:rFonts w:hint="default" w:ascii="Courier New" w:hAnsi="Courier New"/>
      </w:rPr>
    </w:lvl>
    <w:lvl w:ilvl="2" w:tplc="0D20F034">
      <w:start w:val="1"/>
      <w:numFmt w:val="bullet"/>
      <w:lvlText w:val=""/>
      <w:lvlJc w:val="left"/>
      <w:pPr>
        <w:ind w:left="2592" w:hanging="360"/>
      </w:pPr>
      <w:rPr>
        <w:rFonts w:hint="default" w:ascii="Wingdings" w:hAnsi="Wingdings"/>
      </w:rPr>
    </w:lvl>
    <w:lvl w:ilvl="3" w:tplc="9202BC32">
      <w:start w:val="1"/>
      <w:numFmt w:val="bullet"/>
      <w:lvlText w:val=""/>
      <w:lvlJc w:val="left"/>
      <w:pPr>
        <w:ind w:left="3312" w:hanging="360"/>
      </w:pPr>
      <w:rPr>
        <w:rFonts w:hint="default" w:ascii="Symbol" w:hAnsi="Symbol"/>
      </w:rPr>
    </w:lvl>
    <w:lvl w:ilvl="4" w:tplc="445E2FE8">
      <w:start w:val="1"/>
      <w:numFmt w:val="bullet"/>
      <w:lvlText w:val="o"/>
      <w:lvlJc w:val="left"/>
      <w:pPr>
        <w:ind w:left="4032" w:hanging="360"/>
      </w:pPr>
      <w:rPr>
        <w:rFonts w:hint="default" w:ascii="Courier New" w:hAnsi="Courier New"/>
      </w:rPr>
    </w:lvl>
    <w:lvl w:ilvl="5" w:tplc="538C7B7A">
      <w:start w:val="1"/>
      <w:numFmt w:val="bullet"/>
      <w:lvlText w:val=""/>
      <w:lvlJc w:val="left"/>
      <w:pPr>
        <w:ind w:left="4752" w:hanging="360"/>
      </w:pPr>
      <w:rPr>
        <w:rFonts w:hint="default" w:ascii="Wingdings" w:hAnsi="Wingdings"/>
      </w:rPr>
    </w:lvl>
    <w:lvl w:ilvl="6" w:tplc="8F3A169E">
      <w:start w:val="1"/>
      <w:numFmt w:val="bullet"/>
      <w:lvlText w:val=""/>
      <w:lvlJc w:val="left"/>
      <w:pPr>
        <w:ind w:left="5472" w:hanging="360"/>
      </w:pPr>
      <w:rPr>
        <w:rFonts w:hint="default" w:ascii="Symbol" w:hAnsi="Symbol"/>
      </w:rPr>
    </w:lvl>
    <w:lvl w:ilvl="7" w:tplc="25FC9492">
      <w:start w:val="1"/>
      <w:numFmt w:val="bullet"/>
      <w:lvlText w:val="o"/>
      <w:lvlJc w:val="left"/>
      <w:pPr>
        <w:ind w:left="6192" w:hanging="360"/>
      </w:pPr>
      <w:rPr>
        <w:rFonts w:hint="default" w:ascii="Courier New" w:hAnsi="Courier New"/>
      </w:rPr>
    </w:lvl>
    <w:lvl w:ilvl="8" w:tplc="125CD0D8">
      <w:start w:val="1"/>
      <w:numFmt w:val="bullet"/>
      <w:lvlText w:val=""/>
      <w:lvlJc w:val="left"/>
      <w:pPr>
        <w:ind w:left="6912" w:hanging="360"/>
      </w:pPr>
      <w:rPr>
        <w:rFonts w:hint="default" w:ascii="Wingdings" w:hAnsi="Wingdings"/>
      </w:rPr>
    </w:lvl>
  </w:abstractNum>
  <w:abstractNum w:abstractNumId="14" w15:restartNumberingAfterBreak="0">
    <w:nsid w:val="0E58BD73"/>
    <w:multiLevelType w:val="hybridMultilevel"/>
    <w:tmpl w:val="7B8AE69A"/>
    <w:lvl w:ilvl="0" w:tplc="33186698">
      <w:start w:val="1"/>
      <w:numFmt w:val="bullet"/>
      <w:lvlText w:val=""/>
      <w:lvlJc w:val="left"/>
      <w:pPr>
        <w:ind w:left="720" w:hanging="360"/>
      </w:pPr>
      <w:rPr>
        <w:rFonts w:hint="default" w:ascii="Symbol" w:hAnsi="Symbol"/>
      </w:rPr>
    </w:lvl>
    <w:lvl w:ilvl="1" w:tplc="4D60D82A">
      <w:start w:val="1"/>
      <w:numFmt w:val="bullet"/>
      <w:lvlText w:val="o"/>
      <w:lvlJc w:val="left"/>
      <w:pPr>
        <w:ind w:left="1440" w:hanging="360"/>
      </w:pPr>
      <w:rPr>
        <w:rFonts w:hint="default" w:ascii="Courier New" w:hAnsi="Courier New"/>
      </w:rPr>
    </w:lvl>
    <w:lvl w:ilvl="2" w:tplc="3BFCB70E">
      <w:start w:val="1"/>
      <w:numFmt w:val="bullet"/>
      <w:lvlText w:val=""/>
      <w:lvlJc w:val="left"/>
      <w:pPr>
        <w:ind w:left="2160" w:hanging="360"/>
      </w:pPr>
      <w:rPr>
        <w:rFonts w:hint="default" w:ascii="Wingdings" w:hAnsi="Wingdings"/>
      </w:rPr>
    </w:lvl>
    <w:lvl w:ilvl="3" w:tplc="38580E4C">
      <w:start w:val="1"/>
      <w:numFmt w:val="bullet"/>
      <w:lvlText w:val=""/>
      <w:lvlJc w:val="left"/>
      <w:pPr>
        <w:ind w:left="2880" w:hanging="360"/>
      </w:pPr>
      <w:rPr>
        <w:rFonts w:hint="default" w:ascii="Symbol" w:hAnsi="Symbol"/>
      </w:rPr>
    </w:lvl>
    <w:lvl w:ilvl="4" w:tplc="F4AE6566">
      <w:start w:val="1"/>
      <w:numFmt w:val="bullet"/>
      <w:lvlText w:val="o"/>
      <w:lvlJc w:val="left"/>
      <w:pPr>
        <w:ind w:left="3600" w:hanging="360"/>
      </w:pPr>
      <w:rPr>
        <w:rFonts w:hint="default" w:ascii="Courier New" w:hAnsi="Courier New"/>
      </w:rPr>
    </w:lvl>
    <w:lvl w:ilvl="5" w:tplc="8C32CB3A">
      <w:start w:val="1"/>
      <w:numFmt w:val="bullet"/>
      <w:lvlText w:val=""/>
      <w:lvlJc w:val="left"/>
      <w:pPr>
        <w:ind w:left="4320" w:hanging="360"/>
      </w:pPr>
      <w:rPr>
        <w:rFonts w:hint="default" w:ascii="Wingdings" w:hAnsi="Wingdings"/>
      </w:rPr>
    </w:lvl>
    <w:lvl w:ilvl="6" w:tplc="0CA219E0">
      <w:start w:val="1"/>
      <w:numFmt w:val="bullet"/>
      <w:lvlText w:val=""/>
      <w:lvlJc w:val="left"/>
      <w:pPr>
        <w:ind w:left="5040" w:hanging="360"/>
      </w:pPr>
      <w:rPr>
        <w:rFonts w:hint="default" w:ascii="Symbol" w:hAnsi="Symbol"/>
      </w:rPr>
    </w:lvl>
    <w:lvl w:ilvl="7" w:tplc="00D4068C">
      <w:start w:val="1"/>
      <w:numFmt w:val="bullet"/>
      <w:lvlText w:val="o"/>
      <w:lvlJc w:val="left"/>
      <w:pPr>
        <w:ind w:left="5760" w:hanging="360"/>
      </w:pPr>
      <w:rPr>
        <w:rFonts w:hint="default" w:ascii="Courier New" w:hAnsi="Courier New"/>
      </w:rPr>
    </w:lvl>
    <w:lvl w:ilvl="8" w:tplc="9C4A571E">
      <w:start w:val="1"/>
      <w:numFmt w:val="bullet"/>
      <w:lvlText w:val=""/>
      <w:lvlJc w:val="left"/>
      <w:pPr>
        <w:ind w:left="6480" w:hanging="360"/>
      </w:pPr>
      <w:rPr>
        <w:rFonts w:hint="default" w:ascii="Wingdings" w:hAnsi="Wingdings"/>
      </w:rPr>
    </w:lvl>
  </w:abstractNum>
  <w:abstractNum w:abstractNumId="15" w15:restartNumberingAfterBreak="0">
    <w:nsid w:val="1C0F30A9"/>
    <w:multiLevelType w:val="hybridMultilevel"/>
    <w:tmpl w:val="13505C98"/>
    <w:lvl w:ilvl="0" w:tplc="CFA4869A">
      <w:start w:val="1"/>
      <w:numFmt w:val="bullet"/>
      <w:lvlText w:val=""/>
      <w:lvlJc w:val="left"/>
      <w:pPr>
        <w:ind w:left="648" w:hanging="360"/>
      </w:pPr>
      <w:rPr>
        <w:rFonts w:hint="default" w:ascii="Symbol" w:hAnsi="Symbol"/>
      </w:rPr>
    </w:lvl>
    <w:lvl w:ilvl="1" w:tplc="3D0EAEF8">
      <w:start w:val="1"/>
      <w:numFmt w:val="bullet"/>
      <w:lvlText w:val="o"/>
      <w:lvlJc w:val="left"/>
      <w:pPr>
        <w:ind w:left="1368" w:hanging="360"/>
      </w:pPr>
      <w:rPr>
        <w:rFonts w:hint="default" w:ascii="Courier New" w:hAnsi="Courier New"/>
      </w:rPr>
    </w:lvl>
    <w:lvl w:ilvl="2" w:tplc="EF7AA1FC">
      <w:start w:val="1"/>
      <w:numFmt w:val="bullet"/>
      <w:lvlText w:val=""/>
      <w:lvlJc w:val="left"/>
      <w:pPr>
        <w:ind w:left="2088" w:hanging="360"/>
      </w:pPr>
      <w:rPr>
        <w:rFonts w:hint="default" w:ascii="Wingdings" w:hAnsi="Wingdings"/>
      </w:rPr>
    </w:lvl>
    <w:lvl w:ilvl="3" w:tplc="E034DF88">
      <w:start w:val="1"/>
      <w:numFmt w:val="bullet"/>
      <w:lvlText w:val=""/>
      <w:lvlJc w:val="left"/>
      <w:pPr>
        <w:ind w:left="2808" w:hanging="360"/>
      </w:pPr>
      <w:rPr>
        <w:rFonts w:hint="default" w:ascii="Symbol" w:hAnsi="Symbol"/>
      </w:rPr>
    </w:lvl>
    <w:lvl w:ilvl="4" w:tplc="27EE60C8">
      <w:start w:val="1"/>
      <w:numFmt w:val="bullet"/>
      <w:lvlText w:val="o"/>
      <w:lvlJc w:val="left"/>
      <w:pPr>
        <w:ind w:left="3528" w:hanging="360"/>
      </w:pPr>
      <w:rPr>
        <w:rFonts w:hint="default" w:ascii="Courier New" w:hAnsi="Courier New"/>
      </w:rPr>
    </w:lvl>
    <w:lvl w:ilvl="5" w:tplc="6D061BB8">
      <w:start w:val="1"/>
      <w:numFmt w:val="bullet"/>
      <w:lvlText w:val=""/>
      <w:lvlJc w:val="left"/>
      <w:pPr>
        <w:ind w:left="4248" w:hanging="360"/>
      </w:pPr>
      <w:rPr>
        <w:rFonts w:hint="default" w:ascii="Wingdings" w:hAnsi="Wingdings"/>
      </w:rPr>
    </w:lvl>
    <w:lvl w:ilvl="6" w:tplc="EA542F34">
      <w:start w:val="1"/>
      <w:numFmt w:val="bullet"/>
      <w:lvlText w:val=""/>
      <w:lvlJc w:val="left"/>
      <w:pPr>
        <w:ind w:left="4968" w:hanging="360"/>
      </w:pPr>
      <w:rPr>
        <w:rFonts w:hint="default" w:ascii="Symbol" w:hAnsi="Symbol"/>
      </w:rPr>
    </w:lvl>
    <w:lvl w:ilvl="7" w:tplc="22EAB7EA">
      <w:start w:val="1"/>
      <w:numFmt w:val="bullet"/>
      <w:lvlText w:val="o"/>
      <w:lvlJc w:val="left"/>
      <w:pPr>
        <w:ind w:left="5688" w:hanging="360"/>
      </w:pPr>
      <w:rPr>
        <w:rFonts w:hint="default" w:ascii="Courier New" w:hAnsi="Courier New"/>
      </w:rPr>
    </w:lvl>
    <w:lvl w:ilvl="8" w:tplc="3140C51A">
      <w:start w:val="1"/>
      <w:numFmt w:val="bullet"/>
      <w:lvlText w:val=""/>
      <w:lvlJc w:val="left"/>
      <w:pPr>
        <w:ind w:left="6408" w:hanging="360"/>
      </w:pPr>
      <w:rPr>
        <w:rFonts w:hint="default" w:ascii="Wingdings" w:hAnsi="Wingdings"/>
      </w:rPr>
    </w:lvl>
  </w:abstractNum>
  <w:abstractNum w:abstractNumId="16" w15:restartNumberingAfterBreak="0">
    <w:nsid w:val="1CE410A2"/>
    <w:multiLevelType w:val="hybridMultilevel"/>
    <w:tmpl w:val="EACADF0A"/>
    <w:lvl w:ilvl="0" w:tplc="2E62DBF8">
      <w:start w:val="1"/>
      <w:numFmt w:val="bullet"/>
      <w:lvlText w:val=""/>
      <w:lvlJc w:val="left"/>
      <w:pPr>
        <w:ind w:left="720" w:hanging="360"/>
      </w:pPr>
      <w:rPr>
        <w:rFonts w:hint="default" w:ascii="Symbol" w:hAnsi="Symbol"/>
      </w:rPr>
    </w:lvl>
    <w:lvl w:ilvl="1" w:tplc="348A1622">
      <w:start w:val="1"/>
      <w:numFmt w:val="bullet"/>
      <w:lvlText w:val="o"/>
      <w:lvlJc w:val="left"/>
      <w:pPr>
        <w:ind w:left="1440" w:hanging="360"/>
      </w:pPr>
      <w:rPr>
        <w:rFonts w:hint="default" w:ascii="Courier New" w:hAnsi="Courier New"/>
      </w:rPr>
    </w:lvl>
    <w:lvl w:ilvl="2" w:tplc="76C4D416">
      <w:start w:val="1"/>
      <w:numFmt w:val="bullet"/>
      <w:lvlText w:val=""/>
      <w:lvlJc w:val="left"/>
      <w:pPr>
        <w:ind w:left="2160" w:hanging="360"/>
      </w:pPr>
      <w:rPr>
        <w:rFonts w:hint="default" w:ascii="Wingdings" w:hAnsi="Wingdings"/>
      </w:rPr>
    </w:lvl>
    <w:lvl w:ilvl="3" w:tplc="FE885262">
      <w:start w:val="1"/>
      <w:numFmt w:val="bullet"/>
      <w:lvlText w:val=""/>
      <w:lvlJc w:val="left"/>
      <w:pPr>
        <w:ind w:left="2880" w:hanging="360"/>
      </w:pPr>
      <w:rPr>
        <w:rFonts w:hint="default" w:ascii="Symbol" w:hAnsi="Symbol"/>
      </w:rPr>
    </w:lvl>
    <w:lvl w:ilvl="4" w:tplc="F5E26D00">
      <w:start w:val="1"/>
      <w:numFmt w:val="bullet"/>
      <w:lvlText w:val="o"/>
      <w:lvlJc w:val="left"/>
      <w:pPr>
        <w:ind w:left="3600" w:hanging="360"/>
      </w:pPr>
      <w:rPr>
        <w:rFonts w:hint="default" w:ascii="Courier New" w:hAnsi="Courier New"/>
      </w:rPr>
    </w:lvl>
    <w:lvl w:ilvl="5" w:tplc="F7225E08">
      <w:start w:val="1"/>
      <w:numFmt w:val="bullet"/>
      <w:lvlText w:val=""/>
      <w:lvlJc w:val="left"/>
      <w:pPr>
        <w:ind w:left="4320" w:hanging="360"/>
      </w:pPr>
      <w:rPr>
        <w:rFonts w:hint="default" w:ascii="Wingdings" w:hAnsi="Wingdings"/>
      </w:rPr>
    </w:lvl>
    <w:lvl w:ilvl="6" w:tplc="C57CC698">
      <w:start w:val="1"/>
      <w:numFmt w:val="bullet"/>
      <w:lvlText w:val=""/>
      <w:lvlJc w:val="left"/>
      <w:pPr>
        <w:ind w:left="5040" w:hanging="360"/>
      </w:pPr>
      <w:rPr>
        <w:rFonts w:hint="default" w:ascii="Symbol" w:hAnsi="Symbol"/>
      </w:rPr>
    </w:lvl>
    <w:lvl w:ilvl="7" w:tplc="531CC644">
      <w:start w:val="1"/>
      <w:numFmt w:val="bullet"/>
      <w:lvlText w:val="o"/>
      <w:lvlJc w:val="left"/>
      <w:pPr>
        <w:ind w:left="5760" w:hanging="360"/>
      </w:pPr>
      <w:rPr>
        <w:rFonts w:hint="default" w:ascii="Courier New" w:hAnsi="Courier New"/>
      </w:rPr>
    </w:lvl>
    <w:lvl w:ilvl="8" w:tplc="907C5D72">
      <w:start w:val="1"/>
      <w:numFmt w:val="bullet"/>
      <w:lvlText w:val=""/>
      <w:lvlJc w:val="left"/>
      <w:pPr>
        <w:ind w:left="6480" w:hanging="360"/>
      </w:pPr>
      <w:rPr>
        <w:rFonts w:hint="default" w:ascii="Wingdings" w:hAnsi="Wingdings"/>
      </w:rPr>
    </w:lvl>
  </w:abstractNum>
  <w:abstractNum w:abstractNumId="17" w15:restartNumberingAfterBreak="0">
    <w:nsid w:val="1FF5DE8C"/>
    <w:multiLevelType w:val="hybridMultilevel"/>
    <w:tmpl w:val="DB12D298"/>
    <w:lvl w:ilvl="0" w:tplc="CE66B7E2">
      <w:start w:val="1"/>
      <w:numFmt w:val="bullet"/>
      <w:lvlText w:val=""/>
      <w:lvlJc w:val="left"/>
      <w:pPr>
        <w:ind w:left="648" w:hanging="360"/>
      </w:pPr>
      <w:rPr>
        <w:rFonts w:hint="default" w:ascii="Symbol" w:hAnsi="Symbol"/>
      </w:rPr>
    </w:lvl>
    <w:lvl w:ilvl="1" w:tplc="E9F26F14">
      <w:start w:val="1"/>
      <w:numFmt w:val="bullet"/>
      <w:lvlText w:val="o"/>
      <w:lvlJc w:val="left"/>
      <w:pPr>
        <w:ind w:left="1368" w:hanging="360"/>
      </w:pPr>
      <w:rPr>
        <w:rFonts w:hint="default" w:ascii="Courier New" w:hAnsi="Courier New"/>
      </w:rPr>
    </w:lvl>
    <w:lvl w:ilvl="2" w:tplc="F1EEFC88">
      <w:start w:val="1"/>
      <w:numFmt w:val="bullet"/>
      <w:lvlText w:val=""/>
      <w:lvlJc w:val="left"/>
      <w:pPr>
        <w:ind w:left="2088" w:hanging="360"/>
      </w:pPr>
      <w:rPr>
        <w:rFonts w:hint="default" w:ascii="Wingdings" w:hAnsi="Wingdings"/>
      </w:rPr>
    </w:lvl>
    <w:lvl w:ilvl="3" w:tplc="833E5A68">
      <w:start w:val="1"/>
      <w:numFmt w:val="bullet"/>
      <w:lvlText w:val=""/>
      <w:lvlJc w:val="left"/>
      <w:pPr>
        <w:ind w:left="2808" w:hanging="360"/>
      </w:pPr>
      <w:rPr>
        <w:rFonts w:hint="default" w:ascii="Symbol" w:hAnsi="Symbol"/>
      </w:rPr>
    </w:lvl>
    <w:lvl w:ilvl="4" w:tplc="B882D4F8">
      <w:start w:val="1"/>
      <w:numFmt w:val="bullet"/>
      <w:lvlText w:val="o"/>
      <w:lvlJc w:val="left"/>
      <w:pPr>
        <w:ind w:left="3528" w:hanging="360"/>
      </w:pPr>
      <w:rPr>
        <w:rFonts w:hint="default" w:ascii="Courier New" w:hAnsi="Courier New"/>
      </w:rPr>
    </w:lvl>
    <w:lvl w:ilvl="5" w:tplc="BDC0DF46">
      <w:start w:val="1"/>
      <w:numFmt w:val="bullet"/>
      <w:lvlText w:val=""/>
      <w:lvlJc w:val="left"/>
      <w:pPr>
        <w:ind w:left="4248" w:hanging="360"/>
      </w:pPr>
      <w:rPr>
        <w:rFonts w:hint="default" w:ascii="Wingdings" w:hAnsi="Wingdings"/>
      </w:rPr>
    </w:lvl>
    <w:lvl w:ilvl="6" w:tplc="0A18A998">
      <w:start w:val="1"/>
      <w:numFmt w:val="bullet"/>
      <w:lvlText w:val=""/>
      <w:lvlJc w:val="left"/>
      <w:pPr>
        <w:ind w:left="4968" w:hanging="360"/>
      </w:pPr>
      <w:rPr>
        <w:rFonts w:hint="default" w:ascii="Symbol" w:hAnsi="Symbol"/>
      </w:rPr>
    </w:lvl>
    <w:lvl w:ilvl="7" w:tplc="99329B60">
      <w:start w:val="1"/>
      <w:numFmt w:val="bullet"/>
      <w:lvlText w:val="o"/>
      <w:lvlJc w:val="left"/>
      <w:pPr>
        <w:ind w:left="5688" w:hanging="360"/>
      </w:pPr>
      <w:rPr>
        <w:rFonts w:hint="default" w:ascii="Courier New" w:hAnsi="Courier New"/>
      </w:rPr>
    </w:lvl>
    <w:lvl w:ilvl="8" w:tplc="5B043032">
      <w:start w:val="1"/>
      <w:numFmt w:val="bullet"/>
      <w:lvlText w:val=""/>
      <w:lvlJc w:val="left"/>
      <w:pPr>
        <w:ind w:left="6408" w:hanging="360"/>
      </w:pPr>
      <w:rPr>
        <w:rFonts w:hint="default" w:ascii="Wingdings" w:hAnsi="Wingdings"/>
      </w:rPr>
    </w:lvl>
  </w:abstractNum>
  <w:abstractNum w:abstractNumId="18" w15:restartNumberingAfterBreak="0">
    <w:nsid w:val="2177DE6A"/>
    <w:multiLevelType w:val="hybridMultilevel"/>
    <w:tmpl w:val="4CE0AC16"/>
    <w:lvl w:ilvl="0" w:tplc="6D746780">
      <w:start w:val="1"/>
      <w:numFmt w:val="bullet"/>
      <w:lvlText w:val=""/>
      <w:lvlJc w:val="left"/>
      <w:pPr>
        <w:ind w:left="720" w:hanging="360"/>
      </w:pPr>
      <w:rPr>
        <w:rFonts w:hint="default" w:ascii="Symbol" w:hAnsi="Symbol"/>
      </w:rPr>
    </w:lvl>
    <w:lvl w:ilvl="1" w:tplc="03C604AC">
      <w:start w:val="1"/>
      <w:numFmt w:val="bullet"/>
      <w:lvlText w:val="o"/>
      <w:lvlJc w:val="left"/>
      <w:pPr>
        <w:ind w:left="1440" w:hanging="360"/>
      </w:pPr>
      <w:rPr>
        <w:rFonts w:hint="default" w:ascii="Courier New" w:hAnsi="Courier New"/>
      </w:rPr>
    </w:lvl>
    <w:lvl w:ilvl="2" w:tplc="992E2052">
      <w:start w:val="1"/>
      <w:numFmt w:val="bullet"/>
      <w:lvlText w:val=""/>
      <w:lvlJc w:val="left"/>
      <w:pPr>
        <w:ind w:left="2160" w:hanging="360"/>
      </w:pPr>
      <w:rPr>
        <w:rFonts w:hint="default" w:ascii="Wingdings" w:hAnsi="Wingdings"/>
      </w:rPr>
    </w:lvl>
    <w:lvl w:ilvl="3" w:tplc="6E88B25C">
      <w:start w:val="1"/>
      <w:numFmt w:val="bullet"/>
      <w:lvlText w:val=""/>
      <w:lvlJc w:val="left"/>
      <w:pPr>
        <w:ind w:left="2880" w:hanging="360"/>
      </w:pPr>
      <w:rPr>
        <w:rFonts w:hint="default" w:ascii="Symbol" w:hAnsi="Symbol"/>
      </w:rPr>
    </w:lvl>
    <w:lvl w:ilvl="4" w:tplc="2940DFF6">
      <w:start w:val="1"/>
      <w:numFmt w:val="bullet"/>
      <w:lvlText w:val="o"/>
      <w:lvlJc w:val="left"/>
      <w:pPr>
        <w:ind w:left="3600" w:hanging="360"/>
      </w:pPr>
      <w:rPr>
        <w:rFonts w:hint="default" w:ascii="Courier New" w:hAnsi="Courier New"/>
      </w:rPr>
    </w:lvl>
    <w:lvl w:ilvl="5" w:tplc="9FBC884E">
      <w:start w:val="1"/>
      <w:numFmt w:val="bullet"/>
      <w:lvlText w:val=""/>
      <w:lvlJc w:val="left"/>
      <w:pPr>
        <w:ind w:left="4320" w:hanging="360"/>
      </w:pPr>
      <w:rPr>
        <w:rFonts w:hint="default" w:ascii="Wingdings" w:hAnsi="Wingdings"/>
      </w:rPr>
    </w:lvl>
    <w:lvl w:ilvl="6" w:tplc="93849B60">
      <w:start w:val="1"/>
      <w:numFmt w:val="bullet"/>
      <w:lvlText w:val=""/>
      <w:lvlJc w:val="left"/>
      <w:pPr>
        <w:ind w:left="5040" w:hanging="360"/>
      </w:pPr>
      <w:rPr>
        <w:rFonts w:hint="default" w:ascii="Symbol" w:hAnsi="Symbol"/>
      </w:rPr>
    </w:lvl>
    <w:lvl w:ilvl="7" w:tplc="5C383880">
      <w:start w:val="1"/>
      <w:numFmt w:val="bullet"/>
      <w:lvlText w:val="o"/>
      <w:lvlJc w:val="left"/>
      <w:pPr>
        <w:ind w:left="5760" w:hanging="360"/>
      </w:pPr>
      <w:rPr>
        <w:rFonts w:hint="default" w:ascii="Courier New" w:hAnsi="Courier New"/>
      </w:rPr>
    </w:lvl>
    <w:lvl w:ilvl="8" w:tplc="E5104008">
      <w:start w:val="1"/>
      <w:numFmt w:val="bullet"/>
      <w:lvlText w:val=""/>
      <w:lvlJc w:val="left"/>
      <w:pPr>
        <w:ind w:left="6480" w:hanging="360"/>
      </w:pPr>
      <w:rPr>
        <w:rFonts w:hint="default" w:ascii="Wingdings" w:hAnsi="Wingdings"/>
      </w:rPr>
    </w:lvl>
  </w:abstractNum>
  <w:abstractNum w:abstractNumId="19" w15:restartNumberingAfterBreak="0">
    <w:nsid w:val="30FCE1C3"/>
    <w:multiLevelType w:val="hybridMultilevel"/>
    <w:tmpl w:val="FFFFFFFF"/>
    <w:lvl w:ilvl="0" w:tplc="A0E4E426">
      <w:start w:val="1"/>
      <w:numFmt w:val="bullet"/>
      <w:lvlText w:val="·"/>
      <w:lvlJc w:val="left"/>
      <w:pPr>
        <w:ind w:left="720" w:hanging="360"/>
      </w:pPr>
      <w:rPr>
        <w:rFonts w:hint="default" w:ascii="Symbol" w:hAnsi="Symbol"/>
      </w:rPr>
    </w:lvl>
    <w:lvl w:ilvl="1" w:tplc="199E4464">
      <w:start w:val="1"/>
      <w:numFmt w:val="bullet"/>
      <w:lvlText w:val="o"/>
      <w:lvlJc w:val="left"/>
      <w:pPr>
        <w:ind w:left="1440" w:hanging="360"/>
      </w:pPr>
      <w:rPr>
        <w:rFonts w:hint="default" w:ascii="Courier New" w:hAnsi="Courier New"/>
      </w:rPr>
    </w:lvl>
    <w:lvl w:ilvl="2" w:tplc="00AC45C4">
      <w:start w:val="1"/>
      <w:numFmt w:val="bullet"/>
      <w:lvlText w:val=""/>
      <w:lvlJc w:val="left"/>
      <w:pPr>
        <w:ind w:left="2160" w:hanging="360"/>
      </w:pPr>
      <w:rPr>
        <w:rFonts w:hint="default" w:ascii="Wingdings" w:hAnsi="Wingdings"/>
      </w:rPr>
    </w:lvl>
    <w:lvl w:ilvl="3" w:tplc="0428B092">
      <w:start w:val="1"/>
      <w:numFmt w:val="bullet"/>
      <w:lvlText w:val=""/>
      <w:lvlJc w:val="left"/>
      <w:pPr>
        <w:ind w:left="2880" w:hanging="360"/>
      </w:pPr>
      <w:rPr>
        <w:rFonts w:hint="default" w:ascii="Symbol" w:hAnsi="Symbol"/>
      </w:rPr>
    </w:lvl>
    <w:lvl w:ilvl="4" w:tplc="3F6EBA4A">
      <w:start w:val="1"/>
      <w:numFmt w:val="bullet"/>
      <w:lvlText w:val="o"/>
      <w:lvlJc w:val="left"/>
      <w:pPr>
        <w:ind w:left="3600" w:hanging="360"/>
      </w:pPr>
      <w:rPr>
        <w:rFonts w:hint="default" w:ascii="Courier New" w:hAnsi="Courier New"/>
      </w:rPr>
    </w:lvl>
    <w:lvl w:ilvl="5" w:tplc="4DC284F2">
      <w:start w:val="1"/>
      <w:numFmt w:val="bullet"/>
      <w:lvlText w:val=""/>
      <w:lvlJc w:val="left"/>
      <w:pPr>
        <w:ind w:left="4320" w:hanging="360"/>
      </w:pPr>
      <w:rPr>
        <w:rFonts w:hint="default" w:ascii="Wingdings" w:hAnsi="Wingdings"/>
      </w:rPr>
    </w:lvl>
    <w:lvl w:ilvl="6" w:tplc="DDFE12A6">
      <w:start w:val="1"/>
      <w:numFmt w:val="bullet"/>
      <w:lvlText w:val=""/>
      <w:lvlJc w:val="left"/>
      <w:pPr>
        <w:ind w:left="5040" w:hanging="360"/>
      </w:pPr>
      <w:rPr>
        <w:rFonts w:hint="default" w:ascii="Symbol" w:hAnsi="Symbol"/>
      </w:rPr>
    </w:lvl>
    <w:lvl w:ilvl="7" w:tplc="EABA9792">
      <w:start w:val="1"/>
      <w:numFmt w:val="bullet"/>
      <w:lvlText w:val="o"/>
      <w:lvlJc w:val="left"/>
      <w:pPr>
        <w:ind w:left="5760" w:hanging="360"/>
      </w:pPr>
      <w:rPr>
        <w:rFonts w:hint="default" w:ascii="Courier New" w:hAnsi="Courier New"/>
      </w:rPr>
    </w:lvl>
    <w:lvl w:ilvl="8" w:tplc="32C073C4">
      <w:start w:val="1"/>
      <w:numFmt w:val="bullet"/>
      <w:lvlText w:val=""/>
      <w:lvlJc w:val="left"/>
      <w:pPr>
        <w:ind w:left="6480" w:hanging="360"/>
      </w:pPr>
      <w:rPr>
        <w:rFonts w:hint="default" w:ascii="Wingdings" w:hAnsi="Wingdings"/>
      </w:rPr>
    </w:lvl>
  </w:abstractNum>
  <w:abstractNum w:abstractNumId="20" w15:restartNumberingAfterBreak="0">
    <w:nsid w:val="31DA2EE3"/>
    <w:multiLevelType w:val="hybridMultilevel"/>
    <w:tmpl w:val="A8D221CC"/>
    <w:lvl w:ilvl="0" w:tplc="FC2EF4E0">
      <w:start w:val="1"/>
      <w:numFmt w:val="bullet"/>
      <w:lvlText w:val=""/>
      <w:lvlJc w:val="left"/>
      <w:pPr>
        <w:ind w:left="360" w:hanging="360"/>
      </w:pPr>
      <w:rPr>
        <w:rFonts w:hint="default" w:ascii="Symbol" w:hAnsi="Symbol"/>
      </w:rPr>
    </w:lvl>
    <w:lvl w:ilvl="1" w:tplc="DED400D6">
      <w:start w:val="1"/>
      <w:numFmt w:val="bullet"/>
      <w:lvlText w:val="o"/>
      <w:lvlJc w:val="left"/>
      <w:pPr>
        <w:ind w:left="1080" w:hanging="360"/>
      </w:pPr>
      <w:rPr>
        <w:rFonts w:hint="default" w:ascii="Courier New" w:hAnsi="Courier New"/>
      </w:rPr>
    </w:lvl>
    <w:lvl w:ilvl="2" w:tplc="78DE41FC">
      <w:start w:val="1"/>
      <w:numFmt w:val="bullet"/>
      <w:lvlText w:val=""/>
      <w:lvlJc w:val="left"/>
      <w:pPr>
        <w:ind w:left="1800" w:hanging="360"/>
      </w:pPr>
      <w:rPr>
        <w:rFonts w:hint="default" w:ascii="Wingdings" w:hAnsi="Wingdings"/>
      </w:rPr>
    </w:lvl>
    <w:lvl w:ilvl="3" w:tplc="B79A4570">
      <w:start w:val="1"/>
      <w:numFmt w:val="bullet"/>
      <w:lvlText w:val=""/>
      <w:lvlJc w:val="left"/>
      <w:pPr>
        <w:ind w:left="2520" w:hanging="360"/>
      </w:pPr>
      <w:rPr>
        <w:rFonts w:hint="default" w:ascii="Symbol" w:hAnsi="Symbol"/>
      </w:rPr>
    </w:lvl>
    <w:lvl w:ilvl="4" w:tplc="3DECFB96">
      <w:start w:val="1"/>
      <w:numFmt w:val="bullet"/>
      <w:lvlText w:val="o"/>
      <w:lvlJc w:val="left"/>
      <w:pPr>
        <w:ind w:left="3240" w:hanging="360"/>
      </w:pPr>
      <w:rPr>
        <w:rFonts w:hint="default" w:ascii="Courier New" w:hAnsi="Courier New"/>
      </w:rPr>
    </w:lvl>
    <w:lvl w:ilvl="5" w:tplc="31FAA546">
      <w:start w:val="1"/>
      <w:numFmt w:val="bullet"/>
      <w:lvlText w:val=""/>
      <w:lvlJc w:val="left"/>
      <w:pPr>
        <w:ind w:left="3960" w:hanging="360"/>
      </w:pPr>
      <w:rPr>
        <w:rFonts w:hint="default" w:ascii="Wingdings" w:hAnsi="Wingdings"/>
      </w:rPr>
    </w:lvl>
    <w:lvl w:ilvl="6" w:tplc="228A7640">
      <w:start w:val="1"/>
      <w:numFmt w:val="bullet"/>
      <w:lvlText w:val=""/>
      <w:lvlJc w:val="left"/>
      <w:pPr>
        <w:ind w:left="4680" w:hanging="360"/>
      </w:pPr>
      <w:rPr>
        <w:rFonts w:hint="default" w:ascii="Symbol" w:hAnsi="Symbol"/>
      </w:rPr>
    </w:lvl>
    <w:lvl w:ilvl="7" w:tplc="F0549044">
      <w:start w:val="1"/>
      <w:numFmt w:val="bullet"/>
      <w:lvlText w:val="o"/>
      <w:lvlJc w:val="left"/>
      <w:pPr>
        <w:ind w:left="5400" w:hanging="360"/>
      </w:pPr>
      <w:rPr>
        <w:rFonts w:hint="default" w:ascii="Courier New" w:hAnsi="Courier New"/>
      </w:rPr>
    </w:lvl>
    <w:lvl w:ilvl="8" w:tplc="1EA87E2C">
      <w:start w:val="1"/>
      <w:numFmt w:val="bullet"/>
      <w:lvlText w:val=""/>
      <w:lvlJc w:val="left"/>
      <w:pPr>
        <w:ind w:left="6120" w:hanging="360"/>
      </w:pPr>
      <w:rPr>
        <w:rFonts w:hint="default" w:ascii="Wingdings" w:hAnsi="Wingdings"/>
      </w:rPr>
    </w:lvl>
  </w:abstractNum>
  <w:abstractNum w:abstractNumId="21" w15:restartNumberingAfterBreak="0">
    <w:nsid w:val="367CB26F"/>
    <w:multiLevelType w:val="hybridMultilevel"/>
    <w:tmpl w:val="504AA9CC"/>
    <w:lvl w:ilvl="0" w:tplc="77E61E1C">
      <w:start w:val="1"/>
      <w:numFmt w:val="bullet"/>
      <w:lvlText w:val=""/>
      <w:lvlJc w:val="left"/>
      <w:pPr>
        <w:ind w:left="360" w:hanging="360"/>
      </w:pPr>
      <w:rPr>
        <w:rFonts w:hint="default" w:ascii="Symbol" w:hAnsi="Symbol"/>
      </w:rPr>
    </w:lvl>
    <w:lvl w:ilvl="1" w:tplc="62FE4AC2">
      <w:start w:val="1"/>
      <w:numFmt w:val="bullet"/>
      <w:lvlText w:val="o"/>
      <w:lvlJc w:val="left"/>
      <w:pPr>
        <w:ind w:left="1080" w:hanging="360"/>
      </w:pPr>
      <w:rPr>
        <w:rFonts w:hint="default" w:ascii="Courier New" w:hAnsi="Courier New"/>
      </w:rPr>
    </w:lvl>
    <w:lvl w:ilvl="2" w:tplc="77AEE436">
      <w:start w:val="1"/>
      <w:numFmt w:val="bullet"/>
      <w:lvlText w:val=""/>
      <w:lvlJc w:val="left"/>
      <w:pPr>
        <w:ind w:left="1800" w:hanging="360"/>
      </w:pPr>
      <w:rPr>
        <w:rFonts w:hint="default" w:ascii="Wingdings" w:hAnsi="Wingdings"/>
      </w:rPr>
    </w:lvl>
    <w:lvl w:ilvl="3" w:tplc="9376BC18">
      <w:start w:val="1"/>
      <w:numFmt w:val="bullet"/>
      <w:lvlText w:val=""/>
      <w:lvlJc w:val="left"/>
      <w:pPr>
        <w:ind w:left="2520" w:hanging="360"/>
      </w:pPr>
      <w:rPr>
        <w:rFonts w:hint="default" w:ascii="Symbol" w:hAnsi="Symbol"/>
      </w:rPr>
    </w:lvl>
    <w:lvl w:ilvl="4" w:tplc="63B80BC0">
      <w:start w:val="1"/>
      <w:numFmt w:val="bullet"/>
      <w:lvlText w:val="o"/>
      <w:lvlJc w:val="left"/>
      <w:pPr>
        <w:ind w:left="3240" w:hanging="360"/>
      </w:pPr>
      <w:rPr>
        <w:rFonts w:hint="default" w:ascii="Courier New" w:hAnsi="Courier New"/>
      </w:rPr>
    </w:lvl>
    <w:lvl w:ilvl="5" w:tplc="35F0CA6C">
      <w:start w:val="1"/>
      <w:numFmt w:val="bullet"/>
      <w:lvlText w:val=""/>
      <w:lvlJc w:val="left"/>
      <w:pPr>
        <w:ind w:left="3960" w:hanging="360"/>
      </w:pPr>
      <w:rPr>
        <w:rFonts w:hint="default" w:ascii="Wingdings" w:hAnsi="Wingdings"/>
      </w:rPr>
    </w:lvl>
    <w:lvl w:ilvl="6" w:tplc="4AB8F73C">
      <w:start w:val="1"/>
      <w:numFmt w:val="bullet"/>
      <w:lvlText w:val=""/>
      <w:lvlJc w:val="left"/>
      <w:pPr>
        <w:ind w:left="4680" w:hanging="360"/>
      </w:pPr>
      <w:rPr>
        <w:rFonts w:hint="default" w:ascii="Symbol" w:hAnsi="Symbol"/>
      </w:rPr>
    </w:lvl>
    <w:lvl w:ilvl="7" w:tplc="5EC87B3E">
      <w:start w:val="1"/>
      <w:numFmt w:val="bullet"/>
      <w:lvlText w:val="o"/>
      <w:lvlJc w:val="left"/>
      <w:pPr>
        <w:ind w:left="5400" w:hanging="360"/>
      </w:pPr>
      <w:rPr>
        <w:rFonts w:hint="default" w:ascii="Courier New" w:hAnsi="Courier New"/>
      </w:rPr>
    </w:lvl>
    <w:lvl w:ilvl="8" w:tplc="8752CEF2">
      <w:start w:val="1"/>
      <w:numFmt w:val="bullet"/>
      <w:lvlText w:val=""/>
      <w:lvlJc w:val="left"/>
      <w:pPr>
        <w:ind w:left="6120" w:hanging="360"/>
      </w:pPr>
      <w:rPr>
        <w:rFonts w:hint="default" w:ascii="Wingdings" w:hAnsi="Wingdings"/>
      </w:rPr>
    </w:lvl>
  </w:abstractNum>
  <w:abstractNum w:abstractNumId="22" w15:restartNumberingAfterBreak="0">
    <w:nsid w:val="38B2A528"/>
    <w:multiLevelType w:val="hybridMultilevel"/>
    <w:tmpl w:val="652EFA7E"/>
    <w:lvl w:ilvl="0" w:tplc="41441CBC">
      <w:start w:val="1"/>
      <w:numFmt w:val="bullet"/>
      <w:lvlText w:val=""/>
      <w:lvlJc w:val="left"/>
      <w:pPr>
        <w:ind w:left="720" w:hanging="360"/>
      </w:pPr>
      <w:rPr>
        <w:rFonts w:hint="default" w:ascii="Symbol" w:hAnsi="Symbol"/>
      </w:rPr>
    </w:lvl>
    <w:lvl w:ilvl="1" w:tplc="9D48395A">
      <w:start w:val="1"/>
      <w:numFmt w:val="bullet"/>
      <w:lvlText w:val="o"/>
      <w:lvlJc w:val="left"/>
      <w:pPr>
        <w:ind w:left="1440" w:hanging="360"/>
      </w:pPr>
      <w:rPr>
        <w:rFonts w:hint="default" w:ascii="Courier New" w:hAnsi="Courier New"/>
      </w:rPr>
    </w:lvl>
    <w:lvl w:ilvl="2" w:tplc="BEDA419C">
      <w:start w:val="1"/>
      <w:numFmt w:val="bullet"/>
      <w:lvlText w:val=""/>
      <w:lvlJc w:val="left"/>
      <w:pPr>
        <w:ind w:left="2160" w:hanging="360"/>
      </w:pPr>
      <w:rPr>
        <w:rFonts w:hint="default" w:ascii="Wingdings" w:hAnsi="Wingdings"/>
      </w:rPr>
    </w:lvl>
    <w:lvl w:ilvl="3" w:tplc="8F16EC36">
      <w:start w:val="1"/>
      <w:numFmt w:val="bullet"/>
      <w:lvlText w:val=""/>
      <w:lvlJc w:val="left"/>
      <w:pPr>
        <w:ind w:left="2880" w:hanging="360"/>
      </w:pPr>
      <w:rPr>
        <w:rFonts w:hint="default" w:ascii="Symbol" w:hAnsi="Symbol"/>
      </w:rPr>
    </w:lvl>
    <w:lvl w:ilvl="4" w:tplc="866084F6">
      <w:start w:val="1"/>
      <w:numFmt w:val="bullet"/>
      <w:lvlText w:val="o"/>
      <w:lvlJc w:val="left"/>
      <w:pPr>
        <w:ind w:left="3600" w:hanging="360"/>
      </w:pPr>
      <w:rPr>
        <w:rFonts w:hint="default" w:ascii="Courier New" w:hAnsi="Courier New"/>
      </w:rPr>
    </w:lvl>
    <w:lvl w:ilvl="5" w:tplc="5CCA1918">
      <w:start w:val="1"/>
      <w:numFmt w:val="bullet"/>
      <w:lvlText w:val=""/>
      <w:lvlJc w:val="left"/>
      <w:pPr>
        <w:ind w:left="4320" w:hanging="360"/>
      </w:pPr>
      <w:rPr>
        <w:rFonts w:hint="default" w:ascii="Wingdings" w:hAnsi="Wingdings"/>
      </w:rPr>
    </w:lvl>
    <w:lvl w:ilvl="6" w:tplc="0C4046BE">
      <w:start w:val="1"/>
      <w:numFmt w:val="bullet"/>
      <w:lvlText w:val=""/>
      <w:lvlJc w:val="left"/>
      <w:pPr>
        <w:ind w:left="5040" w:hanging="360"/>
      </w:pPr>
      <w:rPr>
        <w:rFonts w:hint="default" w:ascii="Symbol" w:hAnsi="Symbol"/>
      </w:rPr>
    </w:lvl>
    <w:lvl w:ilvl="7" w:tplc="34365056">
      <w:start w:val="1"/>
      <w:numFmt w:val="bullet"/>
      <w:lvlText w:val="o"/>
      <w:lvlJc w:val="left"/>
      <w:pPr>
        <w:ind w:left="5760" w:hanging="360"/>
      </w:pPr>
      <w:rPr>
        <w:rFonts w:hint="default" w:ascii="Courier New" w:hAnsi="Courier New"/>
      </w:rPr>
    </w:lvl>
    <w:lvl w:ilvl="8" w:tplc="6192748A">
      <w:start w:val="1"/>
      <w:numFmt w:val="bullet"/>
      <w:lvlText w:val=""/>
      <w:lvlJc w:val="left"/>
      <w:pPr>
        <w:ind w:left="6480" w:hanging="360"/>
      </w:pPr>
      <w:rPr>
        <w:rFonts w:hint="default" w:ascii="Wingdings" w:hAnsi="Wingdings"/>
      </w:rPr>
    </w:lvl>
  </w:abstractNum>
  <w:abstractNum w:abstractNumId="23" w15:restartNumberingAfterBreak="0">
    <w:nsid w:val="3D10CB2E"/>
    <w:multiLevelType w:val="hybridMultilevel"/>
    <w:tmpl w:val="3CFAB5BA"/>
    <w:lvl w:ilvl="0" w:tplc="562E97F0">
      <w:start w:val="1"/>
      <w:numFmt w:val="bullet"/>
      <w:lvlText w:val=""/>
      <w:lvlJc w:val="left"/>
      <w:pPr>
        <w:ind w:left="720" w:hanging="360"/>
      </w:pPr>
      <w:rPr>
        <w:rFonts w:hint="default" w:ascii="Symbol" w:hAnsi="Symbol"/>
      </w:rPr>
    </w:lvl>
    <w:lvl w:ilvl="1" w:tplc="6FB841D6">
      <w:start w:val="1"/>
      <w:numFmt w:val="bullet"/>
      <w:lvlText w:val="o"/>
      <w:lvlJc w:val="left"/>
      <w:pPr>
        <w:ind w:left="1440" w:hanging="360"/>
      </w:pPr>
      <w:rPr>
        <w:rFonts w:hint="default" w:ascii="Courier New" w:hAnsi="Courier New"/>
      </w:rPr>
    </w:lvl>
    <w:lvl w:ilvl="2" w:tplc="3FA285CA">
      <w:start w:val="1"/>
      <w:numFmt w:val="bullet"/>
      <w:lvlText w:val=""/>
      <w:lvlJc w:val="left"/>
      <w:pPr>
        <w:ind w:left="2160" w:hanging="360"/>
      </w:pPr>
      <w:rPr>
        <w:rFonts w:hint="default" w:ascii="Wingdings" w:hAnsi="Wingdings"/>
      </w:rPr>
    </w:lvl>
    <w:lvl w:ilvl="3" w:tplc="FA22874C">
      <w:start w:val="1"/>
      <w:numFmt w:val="bullet"/>
      <w:lvlText w:val=""/>
      <w:lvlJc w:val="left"/>
      <w:pPr>
        <w:ind w:left="2880" w:hanging="360"/>
      </w:pPr>
      <w:rPr>
        <w:rFonts w:hint="default" w:ascii="Symbol" w:hAnsi="Symbol"/>
      </w:rPr>
    </w:lvl>
    <w:lvl w:ilvl="4" w:tplc="D928510E">
      <w:start w:val="1"/>
      <w:numFmt w:val="bullet"/>
      <w:lvlText w:val="o"/>
      <w:lvlJc w:val="left"/>
      <w:pPr>
        <w:ind w:left="3600" w:hanging="360"/>
      </w:pPr>
      <w:rPr>
        <w:rFonts w:hint="default" w:ascii="Courier New" w:hAnsi="Courier New"/>
      </w:rPr>
    </w:lvl>
    <w:lvl w:ilvl="5" w:tplc="DAD6ECE4">
      <w:start w:val="1"/>
      <w:numFmt w:val="bullet"/>
      <w:lvlText w:val=""/>
      <w:lvlJc w:val="left"/>
      <w:pPr>
        <w:ind w:left="4320" w:hanging="360"/>
      </w:pPr>
      <w:rPr>
        <w:rFonts w:hint="default" w:ascii="Wingdings" w:hAnsi="Wingdings"/>
      </w:rPr>
    </w:lvl>
    <w:lvl w:ilvl="6" w:tplc="8BCA596C">
      <w:start w:val="1"/>
      <w:numFmt w:val="bullet"/>
      <w:lvlText w:val=""/>
      <w:lvlJc w:val="left"/>
      <w:pPr>
        <w:ind w:left="5040" w:hanging="360"/>
      </w:pPr>
      <w:rPr>
        <w:rFonts w:hint="default" w:ascii="Symbol" w:hAnsi="Symbol"/>
      </w:rPr>
    </w:lvl>
    <w:lvl w:ilvl="7" w:tplc="E8A8335C">
      <w:start w:val="1"/>
      <w:numFmt w:val="bullet"/>
      <w:lvlText w:val="o"/>
      <w:lvlJc w:val="left"/>
      <w:pPr>
        <w:ind w:left="5760" w:hanging="360"/>
      </w:pPr>
      <w:rPr>
        <w:rFonts w:hint="default" w:ascii="Courier New" w:hAnsi="Courier New"/>
      </w:rPr>
    </w:lvl>
    <w:lvl w:ilvl="8" w:tplc="997A73CE">
      <w:start w:val="1"/>
      <w:numFmt w:val="bullet"/>
      <w:lvlText w:val=""/>
      <w:lvlJc w:val="left"/>
      <w:pPr>
        <w:ind w:left="6480" w:hanging="360"/>
      </w:pPr>
      <w:rPr>
        <w:rFonts w:hint="default" w:ascii="Wingdings" w:hAnsi="Wingdings"/>
      </w:rPr>
    </w:lvl>
  </w:abstractNum>
  <w:abstractNum w:abstractNumId="24" w15:restartNumberingAfterBreak="0">
    <w:nsid w:val="427DF7D0"/>
    <w:multiLevelType w:val="hybridMultilevel"/>
    <w:tmpl w:val="90DCCC8E"/>
    <w:lvl w:ilvl="0" w:tplc="F5649A9C">
      <w:start w:val="1"/>
      <w:numFmt w:val="bullet"/>
      <w:lvlText w:val=""/>
      <w:lvlJc w:val="left"/>
      <w:pPr>
        <w:ind w:left="720" w:hanging="360"/>
      </w:pPr>
      <w:rPr>
        <w:rFonts w:hint="default" w:ascii="Symbol" w:hAnsi="Symbol"/>
      </w:rPr>
    </w:lvl>
    <w:lvl w:ilvl="1" w:tplc="BD38B3B0">
      <w:start w:val="1"/>
      <w:numFmt w:val="bullet"/>
      <w:lvlText w:val="o"/>
      <w:lvlJc w:val="left"/>
      <w:pPr>
        <w:ind w:left="1440" w:hanging="360"/>
      </w:pPr>
      <w:rPr>
        <w:rFonts w:hint="default" w:ascii="Courier New" w:hAnsi="Courier New"/>
      </w:rPr>
    </w:lvl>
    <w:lvl w:ilvl="2" w:tplc="FB7EB90C">
      <w:start w:val="1"/>
      <w:numFmt w:val="bullet"/>
      <w:lvlText w:val=""/>
      <w:lvlJc w:val="left"/>
      <w:pPr>
        <w:ind w:left="2160" w:hanging="360"/>
      </w:pPr>
      <w:rPr>
        <w:rFonts w:hint="default" w:ascii="Wingdings" w:hAnsi="Wingdings"/>
      </w:rPr>
    </w:lvl>
    <w:lvl w:ilvl="3" w:tplc="98347B78">
      <w:start w:val="1"/>
      <w:numFmt w:val="bullet"/>
      <w:lvlText w:val=""/>
      <w:lvlJc w:val="left"/>
      <w:pPr>
        <w:ind w:left="2880" w:hanging="360"/>
      </w:pPr>
      <w:rPr>
        <w:rFonts w:hint="default" w:ascii="Symbol" w:hAnsi="Symbol"/>
      </w:rPr>
    </w:lvl>
    <w:lvl w:ilvl="4" w:tplc="366AF528">
      <w:start w:val="1"/>
      <w:numFmt w:val="bullet"/>
      <w:lvlText w:val="o"/>
      <w:lvlJc w:val="left"/>
      <w:pPr>
        <w:ind w:left="3600" w:hanging="360"/>
      </w:pPr>
      <w:rPr>
        <w:rFonts w:hint="default" w:ascii="Courier New" w:hAnsi="Courier New"/>
      </w:rPr>
    </w:lvl>
    <w:lvl w:ilvl="5" w:tplc="9C0E63EC">
      <w:start w:val="1"/>
      <w:numFmt w:val="bullet"/>
      <w:lvlText w:val=""/>
      <w:lvlJc w:val="left"/>
      <w:pPr>
        <w:ind w:left="4320" w:hanging="360"/>
      </w:pPr>
      <w:rPr>
        <w:rFonts w:hint="default" w:ascii="Wingdings" w:hAnsi="Wingdings"/>
      </w:rPr>
    </w:lvl>
    <w:lvl w:ilvl="6" w:tplc="D45C649E">
      <w:start w:val="1"/>
      <w:numFmt w:val="bullet"/>
      <w:lvlText w:val=""/>
      <w:lvlJc w:val="left"/>
      <w:pPr>
        <w:ind w:left="5040" w:hanging="360"/>
      </w:pPr>
      <w:rPr>
        <w:rFonts w:hint="default" w:ascii="Symbol" w:hAnsi="Symbol"/>
      </w:rPr>
    </w:lvl>
    <w:lvl w:ilvl="7" w:tplc="6E1A3532">
      <w:start w:val="1"/>
      <w:numFmt w:val="bullet"/>
      <w:lvlText w:val="o"/>
      <w:lvlJc w:val="left"/>
      <w:pPr>
        <w:ind w:left="5760" w:hanging="360"/>
      </w:pPr>
      <w:rPr>
        <w:rFonts w:hint="default" w:ascii="Courier New" w:hAnsi="Courier New"/>
      </w:rPr>
    </w:lvl>
    <w:lvl w:ilvl="8" w:tplc="51ACCEA6">
      <w:start w:val="1"/>
      <w:numFmt w:val="bullet"/>
      <w:lvlText w:val=""/>
      <w:lvlJc w:val="left"/>
      <w:pPr>
        <w:ind w:left="6480" w:hanging="360"/>
      </w:pPr>
      <w:rPr>
        <w:rFonts w:hint="default" w:ascii="Wingdings" w:hAnsi="Wingdings"/>
      </w:rPr>
    </w:lvl>
  </w:abstractNum>
  <w:abstractNum w:abstractNumId="25" w15:restartNumberingAfterBreak="0">
    <w:nsid w:val="4A31C4B7"/>
    <w:multiLevelType w:val="hybridMultilevel"/>
    <w:tmpl w:val="5CB297BA"/>
    <w:lvl w:ilvl="0" w:tplc="28E094C4">
      <w:start w:val="1"/>
      <w:numFmt w:val="bullet"/>
      <w:lvlText w:val=""/>
      <w:lvlJc w:val="left"/>
      <w:pPr>
        <w:ind w:left="1152" w:hanging="360"/>
      </w:pPr>
      <w:rPr>
        <w:rFonts w:hint="default" w:ascii="Symbol" w:hAnsi="Symbol"/>
      </w:rPr>
    </w:lvl>
    <w:lvl w:ilvl="1" w:tplc="A58A4234">
      <w:start w:val="1"/>
      <w:numFmt w:val="bullet"/>
      <w:lvlText w:val="o"/>
      <w:lvlJc w:val="left"/>
      <w:pPr>
        <w:ind w:left="1872" w:hanging="360"/>
      </w:pPr>
      <w:rPr>
        <w:rFonts w:hint="default" w:ascii="Courier New" w:hAnsi="Courier New"/>
      </w:rPr>
    </w:lvl>
    <w:lvl w:ilvl="2" w:tplc="199E3AF4">
      <w:start w:val="1"/>
      <w:numFmt w:val="bullet"/>
      <w:lvlText w:val=""/>
      <w:lvlJc w:val="left"/>
      <w:pPr>
        <w:ind w:left="2592" w:hanging="360"/>
      </w:pPr>
      <w:rPr>
        <w:rFonts w:hint="default" w:ascii="Wingdings" w:hAnsi="Wingdings"/>
      </w:rPr>
    </w:lvl>
    <w:lvl w:ilvl="3" w:tplc="FC82A632">
      <w:start w:val="1"/>
      <w:numFmt w:val="bullet"/>
      <w:lvlText w:val=""/>
      <w:lvlJc w:val="left"/>
      <w:pPr>
        <w:ind w:left="3312" w:hanging="360"/>
      </w:pPr>
      <w:rPr>
        <w:rFonts w:hint="default" w:ascii="Symbol" w:hAnsi="Symbol"/>
      </w:rPr>
    </w:lvl>
    <w:lvl w:ilvl="4" w:tplc="80A0189E">
      <w:start w:val="1"/>
      <w:numFmt w:val="bullet"/>
      <w:lvlText w:val="o"/>
      <w:lvlJc w:val="left"/>
      <w:pPr>
        <w:ind w:left="4032" w:hanging="360"/>
      </w:pPr>
      <w:rPr>
        <w:rFonts w:hint="default" w:ascii="Courier New" w:hAnsi="Courier New"/>
      </w:rPr>
    </w:lvl>
    <w:lvl w:ilvl="5" w:tplc="C31A46BE">
      <w:start w:val="1"/>
      <w:numFmt w:val="bullet"/>
      <w:lvlText w:val=""/>
      <w:lvlJc w:val="left"/>
      <w:pPr>
        <w:ind w:left="4752" w:hanging="360"/>
      </w:pPr>
      <w:rPr>
        <w:rFonts w:hint="default" w:ascii="Wingdings" w:hAnsi="Wingdings"/>
      </w:rPr>
    </w:lvl>
    <w:lvl w:ilvl="6" w:tplc="620E2D22">
      <w:start w:val="1"/>
      <w:numFmt w:val="bullet"/>
      <w:lvlText w:val=""/>
      <w:lvlJc w:val="left"/>
      <w:pPr>
        <w:ind w:left="5472" w:hanging="360"/>
      </w:pPr>
      <w:rPr>
        <w:rFonts w:hint="default" w:ascii="Symbol" w:hAnsi="Symbol"/>
      </w:rPr>
    </w:lvl>
    <w:lvl w:ilvl="7" w:tplc="D79ABF10">
      <w:start w:val="1"/>
      <w:numFmt w:val="bullet"/>
      <w:lvlText w:val="o"/>
      <w:lvlJc w:val="left"/>
      <w:pPr>
        <w:ind w:left="6192" w:hanging="360"/>
      </w:pPr>
      <w:rPr>
        <w:rFonts w:hint="default" w:ascii="Courier New" w:hAnsi="Courier New"/>
      </w:rPr>
    </w:lvl>
    <w:lvl w:ilvl="8" w:tplc="4DD4576E">
      <w:start w:val="1"/>
      <w:numFmt w:val="bullet"/>
      <w:lvlText w:val=""/>
      <w:lvlJc w:val="left"/>
      <w:pPr>
        <w:ind w:left="6912" w:hanging="360"/>
      </w:pPr>
      <w:rPr>
        <w:rFonts w:hint="default" w:ascii="Wingdings" w:hAnsi="Wingdings"/>
      </w:rPr>
    </w:lvl>
  </w:abstractNum>
  <w:abstractNum w:abstractNumId="26" w15:restartNumberingAfterBreak="0">
    <w:nsid w:val="4AAF3BF9"/>
    <w:multiLevelType w:val="hybridMultilevel"/>
    <w:tmpl w:val="D98458D0"/>
    <w:lvl w:ilvl="0" w:tplc="BF5EF6E8">
      <w:start w:val="1"/>
      <w:numFmt w:val="bullet"/>
      <w:lvlText w:val=""/>
      <w:lvlJc w:val="left"/>
      <w:pPr>
        <w:ind w:left="360" w:hanging="360"/>
      </w:pPr>
      <w:rPr>
        <w:rFonts w:hint="default" w:ascii="Symbol" w:hAnsi="Symbol"/>
      </w:rPr>
    </w:lvl>
    <w:lvl w:ilvl="1" w:tplc="CAFA7506">
      <w:start w:val="1"/>
      <w:numFmt w:val="bullet"/>
      <w:lvlText w:val="o"/>
      <w:lvlJc w:val="left"/>
      <w:pPr>
        <w:ind w:left="1080" w:hanging="360"/>
      </w:pPr>
      <w:rPr>
        <w:rFonts w:hint="default" w:ascii="Courier New" w:hAnsi="Courier New"/>
      </w:rPr>
    </w:lvl>
    <w:lvl w:ilvl="2" w:tplc="D07235F8">
      <w:start w:val="1"/>
      <w:numFmt w:val="bullet"/>
      <w:lvlText w:val=""/>
      <w:lvlJc w:val="left"/>
      <w:pPr>
        <w:ind w:left="1800" w:hanging="360"/>
      </w:pPr>
      <w:rPr>
        <w:rFonts w:hint="default" w:ascii="Wingdings" w:hAnsi="Wingdings"/>
      </w:rPr>
    </w:lvl>
    <w:lvl w:ilvl="3" w:tplc="C0A0300E">
      <w:start w:val="1"/>
      <w:numFmt w:val="bullet"/>
      <w:lvlText w:val=""/>
      <w:lvlJc w:val="left"/>
      <w:pPr>
        <w:ind w:left="2520" w:hanging="360"/>
      </w:pPr>
      <w:rPr>
        <w:rFonts w:hint="default" w:ascii="Symbol" w:hAnsi="Symbol"/>
      </w:rPr>
    </w:lvl>
    <w:lvl w:ilvl="4" w:tplc="EEF6F55A">
      <w:start w:val="1"/>
      <w:numFmt w:val="bullet"/>
      <w:lvlText w:val="o"/>
      <w:lvlJc w:val="left"/>
      <w:pPr>
        <w:ind w:left="3240" w:hanging="360"/>
      </w:pPr>
      <w:rPr>
        <w:rFonts w:hint="default" w:ascii="Courier New" w:hAnsi="Courier New"/>
      </w:rPr>
    </w:lvl>
    <w:lvl w:ilvl="5" w:tplc="2E829414">
      <w:start w:val="1"/>
      <w:numFmt w:val="bullet"/>
      <w:lvlText w:val=""/>
      <w:lvlJc w:val="left"/>
      <w:pPr>
        <w:ind w:left="3960" w:hanging="360"/>
      </w:pPr>
      <w:rPr>
        <w:rFonts w:hint="default" w:ascii="Wingdings" w:hAnsi="Wingdings"/>
      </w:rPr>
    </w:lvl>
    <w:lvl w:ilvl="6" w:tplc="3E42CB2E">
      <w:start w:val="1"/>
      <w:numFmt w:val="bullet"/>
      <w:lvlText w:val=""/>
      <w:lvlJc w:val="left"/>
      <w:pPr>
        <w:ind w:left="4680" w:hanging="360"/>
      </w:pPr>
      <w:rPr>
        <w:rFonts w:hint="default" w:ascii="Symbol" w:hAnsi="Symbol"/>
      </w:rPr>
    </w:lvl>
    <w:lvl w:ilvl="7" w:tplc="4866D208">
      <w:start w:val="1"/>
      <w:numFmt w:val="bullet"/>
      <w:lvlText w:val="o"/>
      <w:lvlJc w:val="left"/>
      <w:pPr>
        <w:ind w:left="5400" w:hanging="360"/>
      </w:pPr>
      <w:rPr>
        <w:rFonts w:hint="default" w:ascii="Courier New" w:hAnsi="Courier New"/>
      </w:rPr>
    </w:lvl>
    <w:lvl w:ilvl="8" w:tplc="2AA6B154">
      <w:start w:val="1"/>
      <w:numFmt w:val="bullet"/>
      <w:lvlText w:val=""/>
      <w:lvlJc w:val="left"/>
      <w:pPr>
        <w:ind w:left="6120" w:hanging="360"/>
      </w:pPr>
      <w:rPr>
        <w:rFonts w:hint="default" w:ascii="Wingdings" w:hAnsi="Wingdings"/>
      </w:rPr>
    </w:lvl>
  </w:abstractNum>
  <w:abstractNum w:abstractNumId="27" w15:restartNumberingAfterBreak="0">
    <w:nsid w:val="4FD4D336"/>
    <w:multiLevelType w:val="hybridMultilevel"/>
    <w:tmpl w:val="73F876C0"/>
    <w:lvl w:ilvl="0" w:tplc="0128A822">
      <w:start w:val="1"/>
      <w:numFmt w:val="bullet"/>
      <w:lvlText w:val=""/>
      <w:lvlJc w:val="left"/>
      <w:pPr>
        <w:ind w:left="360" w:hanging="360"/>
      </w:pPr>
      <w:rPr>
        <w:rFonts w:hint="default" w:ascii="Symbol" w:hAnsi="Symbol"/>
      </w:rPr>
    </w:lvl>
    <w:lvl w:ilvl="1" w:tplc="ACB2A634">
      <w:start w:val="1"/>
      <w:numFmt w:val="bullet"/>
      <w:lvlText w:val="o"/>
      <w:lvlJc w:val="left"/>
      <w:pPr>
        <w:ind w:left="1080" w:hanging="360"/>
      </w:pPr>
      <w:rPr>
        <w:rFonts w:hint="default" w:ascii="Courier New" w:hAnsi="Courier New"/>
      </w:rPr>
    </w:lvl>
    <w:lvl w:ilvl="2" w:tplc="9EA481C2">
      <w:start w:val="1"/>
      <w:numFmt w:val="bullet"/>
      <w:lvlText w:val=""/>
      <w:lvlJc w:val="left"/>
      <w:pPr>
        <w:ind w:left="1800" w:hanging="360"/>
      </w:pPr>
      <w:rPr>
        <w:rFonts w:hint="default" w:ascii="Wingdings" w:hAnsi="Wingdings"/>
      </w:rPr>
    </w:lvl>
    <w:lvl w:ilvl="3" w:tplc="55144EF2">
      <w:start w:val="1"/>
      <w:numFmt w:val="bullet"/>
      <w:lvlText w:val=""/>
      <w:lvlJc w:val="left"/>
      <w:pPr>
        <w:ind w:left="2520" w:hanging="360"/>
      </w:pPr>
      <w:rPr>
        <w:rFonts w:hint="default" w:ascii="Symbol" w:hAnsi="Symbol"/>
      </w:rPr>
    </w:lvl>
    <w:lvl w:ilvl="4" w:tplc="EFBCA7CA">
      <w:start w:val="1"/>
      <w:numFmt w:val="bullet"/>
      <w:lvlText w:val="o"/>
      <w:lvlJc w:val="left"/>
      <w:pPr>
        <w:ind w:left="3240" w:hanging="360"/>
      </w:pPr>
      <w:rPr>
        <w:rFonts w:hint="default" w:ascii="Courier New" w:hAnsi="Courier New"/>
      </w:rPr>
    </w:lvl>
    <w:lvl w:ilvl="5" w:tplc="8FDA31D8">
      <w:start w:val="1"/>
      <w:numFmt w:val="bullet"/>
      <w:lvlText w:val=""/>
      <w:lvlJc w:val="left"/>
      <w:pPr>
        <w:ind w:left="3960" w:hanging="360"/>
      </w:pPr>
      <w:rPr>
        <w:rFonts w:hint="default" w:ascii="Wingdings" w:hAnsi="Wingdings"/>
      </w:rPr>
    </w:lvl>
    <w:lvl w:ilvl="6" w:tplc="88AA5480">
      <w:start w:val="1"/>
      <w:numFmt w:val="bullet"/>
      <w:lvlText w:val=""/>
      <w:lvlJc w:val="left"/>
      <w:pPr>
        <w:ind w:left="4680" w:hanging="360"/>
      </w:pPr>
      <w:rPr>
        <w:rFonts w:hint="default" w:ascii="Symbol" w:hAnsi="Symbol"/>
      </w:rPr>
    </w:lvl>
    <w:lvl w:ilvl="7" w:tplc="1806E71A">
      <w:start w:val="1"/>
      <w:numFmt w:val="bullet"/>
      <w:lvlText w:val="o"/>
      <w:lvlJc w:val="left"/>
      <w:pPr>
        <w:ind w:left="5400" w:hanging="360"/>
      </w:pPr>
      <w:rPr>
        <w:rFonts w:hint="default" w:ascii="Courier New" w:hAnsi="Courier New"/>
      </w:rPr>
    </w:lvl>
    <w:lvl w:ilvl="8" w:tplc="71C88104">
      <w:start w:val="1"/>
      <w:numFmt w:val="bullet"/>
      <w:lvlText w:val=""/>
      <w:lvlJc w:val="left"/>
      <w:pPr>
        <w:ind w:left="6120" w:hanging="360"/>
      </w:pPr>
      <w:rPr>
        <w:rFonts w:hint="default" w:ascii="Wingdings" w:hAnsi="Wingdings"/>
      </w:rPr>
    </w:lvl>
  </w:abstractNum>
  <w:abstractNum w:abstractNumId="28" w15:restartNumberingAfterBreak="0">
    <w:nsid w:val="53B99F32"/>
    <w:multiLevelType w:val="hybridMultilevel"/>
    <w:tmpl w:val="13EEFF1A"/>
    <w:lvl w:ilvl="0" w:tplc="19EA9254">
      <w:start w:val="1"/>
      <w:numFmt w:val="bullet"/>
      <w:lvlText w:val=""/>
      <w:lvlJc w:val="left"/>
      <w:pPr>
        <w:ind w:left="360" w:hanging="360"/>
      </w:pPr>
      <w:rPr>
        <w:rFonts w:hint="default" w:ascii="Symbol" w:hAnsi="Symbol"/>
      </w:rPr>
    </w:lvl>
    <w:lvl w:ilvl="1" w:tplc="1060AE7A">
      <w:start w:val="1"/>
      <w:numFmt w:val="bullet"/>
      <w:lvlText w:val="o"/>
      <w:lvlJc w:val="left"/>
      <w:pPr>
        <w:ind w:left="1080" w:hanging="360"/>
      </w:pPr>
      <w:rPr>
        <w:rFonts w:hint="default" w:ascii="Courier New" w:hAnsi="Courier New"/>
      </w:rPr>
    </w:lvl>
    <w:lvl w:ilvl="2" w:tplc="1F22B86C">
      <w:start w:val="1"/>
      <w:numFmt w:val="bullet"/>
      <w:lvlText w:val=""/>
      <w:lvlJc w:val="left"/>
      <w:pPr>
        <w:ind w:left="1800" w:hanging="360"/>
      </w:pPr>
      <w:rPr>
        <w:rFonts w:hint="default" w:ascii="Wingdings" w:hAnsi="Wingdings"/>
      </w:rPr>
    </w:lvl>
    <w:lvl w:ilvl="3" w:tplc="7632BDEC">
      <w:start w:val="1"/>
      <w:numFmt w:val="bullet"/>
      <w:lvlText w:val=""/>
      <w:lvlJc w:val="left"/>
      <w:pPr>
        <w:ind w:left="2520" w:hanging="360"/>
      </w:pPr>
      <w:rPr>
        <w:rFonts w:hint="default" w:ascii="Symbol" w:hAnsi="Symbol"/>
      </w:rPr>
    </w:lvl>
    <w:lvl w:ilvl="4" w:tplc="869EF862">
      <w:start w:val="1"/>
      <w:numFmt w:val="bullet"/>
      <w:lvlText w:val="o"/>
      <w:lvlJc w:val="left"/>
      <w:pPr>
        <w:ind w:left="3240" w:hanging="360"/>
      </w:pPr>
      <w:rPr>
        <w:rFonts w:hint="default" w:ascii="Courier New" w:hAnsi="Courier New"/>
      </w:rPr>
    </w:lvl>
    <w:lvl w:ilvl="5" w:tplc="8D70711A">
      <w:start w:val="1"/>
      <w:numFmt w:val="bullet"/>
      <w:lvlText w:val=""/>
      <w:lvlJc w:val="left"/>
      <w:pPr>
        <w:ind w:left="3960" w:hanging="360"/>
      </w:pPr>
      <w:rPr>
        <w:rFonts w:hint="default" w:ascii="Wingdings" w:hAnsi="Wingdings"/>
      </w:rPr>
    </w:lvl>
    <w:lvl w:ilvl="6" w:tplc="7BF4DC24">
      <w:start w:val="1"/>
      <w:numFmt w:val="bullet"/>
      <w:lvlText w:val=""/>
      <w:lvlJc w:val="left"/>
      <w:pPr>
        <w:ind w:left="4680" w:hanging="360"/>
      </w:pPr>
      <w:rPr>
        <w:rFonts w:hint="default" w:ascii="Symbol" w:hAnsi="Symbol"/>
      </w:rPr>
    </w:lvl>
    <w:lvl w:ilvl="7" w:tplc="0A3CEC74">
      <w:start w:val="1"/>
      <w:numFmt w:val="bullet"/>
      <w:lvlText w:val="o"/>
      <w:lvlJc w:val="left"/>
      <w:pPr>
        <w:ind w:left="5400" w:hanging="360"/>
      </w:pPr>
      <w:rPr>
        <w:rFonts w:hint="default" w:ascii="Courier New" w:hAnsi="Courier New"/>
      </w:rPr>
    </w:lvl>
    <w:lvl w:ilvl="8" w:tplc="C054EB32">
      <w:start w:val="1"/>
      <w:numFmt w:val="bullet"/>
      <w:lvlText w:val=""/>
      <w:lvlJc w:val="left"/>
      <w:pPr>
        <w:ind w:left="6120" w:hanging="360"/>
      </w:pPr>
      <w:rPr>
        <w:rFonts w:hint="default" w:ascii="Wingdings" w:hAnsi="Wingdings"/>
      </w:rPr>
    </w:lvl>
  </w:abstractNum>
  <w:abstractNum w:abstractNumId="29" w15:restartNumberingAfterBreak="0">
    <w:nsid w:val="566B5922"/>
    <w:multiLevelType w:val="hybridMultilevel"/>
    <w:tmpl w:val="2382AD72"/>
    <w:lvl w:ilvl="0" w:tplc="5E2AEF1E">
      <w:start w:val="1"/>
      <w:numFmt w:val="bullet"/>
      <w:lvlText w:val=""/>
      <w:lvlJc w:val="left"/>
      <w:pPr>
        <w:ind w:left="720" w:hanging="360"/>
      </w:pPr>
      <w:rPr>
        <w:rFonts w:hint="default" w:ascii="Symbol" w:hAnsi="Symbol"/>
      </w:rPr>
    </w:lvl>
    <w:lvl w:ilvl="1" w:tplc="D5080C36">
      <w:start w:val="1"/>
      <w:numFmt w:val="bullet"/>
      <w:lvlText w:val="o"/>
      <w:lvlJc w:val="left"/>
      <w:pPr>
        <w:ind w:left="1440" w:hanging="360"/>
      </w:pPr>
      <w:rPr>
        <w:rFonts w:hint="default" w:ascii="Courier New" w:hAnsi="Courier New"/>
      </w:rPr>
    </w:lvl>
    <w:lvl w:ilvl="2" w:tplc="DE3E8DF4">
      <w:start w:val="1"/>
      <w:numFmt w:val="bullet"/>
      <w:lvlText w:val=""/>
      <w:lvlJc w:val="left"/>
      <w:pPr>
        <w:ind w:left="2160" w:hanging="360"/>
      </w:pPr>
      <w:rPr>
        <w:rFonts w:hint="default" w:ascii="Wingdings" w:hAnsi="Wingdings"/>
      </w:rPr>
    </w:lvl>
    <w:lvl w:ilvl="3" w:tplc="500E88CC">
      <w:start w:val="1"/>
      <w:numFmt w:val="bullet"/>
      <w:lvlText w:val=""/>
      <w:lvlJc w:val="left"/>
      <w:pPr>
        <w:ind w:left="2880" w:hanging="360"/>
      </w:pPr>
      <w:rPr>
        <w:rFonts w:hint="default" w:ascii="Symbol" w:hAnsi="Symbol"/>
      </w:rPr>
    </w:lvl>
    <w:lvl w:ilvl="4" w:tplc="65862CB0">
      <w:start w:val="1"/>
      <w:numFmt w:val="bullet"/>
      <w:lvlText w:val="o"/>
      <w:lvlJc w:val="left"/>
      <w:pPr>
        <w:ind w:left="3600" w:hanging="360"/>
      </w:pPr>
      <w:rPr>
        <w:rFonts w:hint="default" w:ascii="Courier New" w:hAnsi="Courier New"/>
      </w:rPr>
    </w:lvl>
    <w:lvl w:ilvl="5" w:tplc="AAA28820">
      <w:start w:val="1"/>
      <w:numFmt w:val="bullet"/>
      <w:lvlText w:val=""/>
      <w:lvlJc w:val="left"/>
      <w:pPr>
        <w:ind w:left="4320" w:hanging="360"/>
      </w:pPr>
      <w:rPr>
        <w:rFonts w:hint="default" w:ascii="Wingdings" w:hAnsi="Wingdings"/>
      </w:rPr>
    </w:lvl>
    <w:lvl w:ilvl="6" w:tplc="CC30D7FA">
      <w:start w:val="1"/>
      <w:numFmt w:val="bullet"/>
      <w:lvlText w:val=""/>
      <w:lvlJc w:val="left"/>
      <w:pPr>
        <w:ind w:left="5040" w:hanging="360"/>
      </w:pPr>
      <w:rPr>
        <w:rFonts w:hint="default" w:ascii="Symbol" w:hAnsi="Symbol"/>
      </w:rPr>
    </w:lvl>
    <w:lvl w:ilvl="7" w:tplc="3A900A90">
      <w:start w:val="1"/>
      <w:numFmt w:val="bullet"/>
      <w:lvlText w:val="o"/>
      <w:lvlJc w:val="left"/>
      <w:pPr>
        <w:ind w:left="5760" w:hanging="360"/>
      </w:pPr>
      <w:rPr>
        <w:rFonts w:hint="default" w:ascii="Courier New" w:hAnsi="Courier New"/>
      </w:rPr>
    </w:lvl>
    <w:lvl w:ilvl="8" w:tplc="981E33FC">
      <w:start w:val="1"/>
      <w:numFmt w:val="bullet"/>
      <w:lvlText w:val=""/>
      <w:lvlJc w:val="left"/>
      <w:pPr>
        <w:ind w:left="6480" w:hanging="360"/>
      </w:pPr>
      <w:rPr>
        <w:rFonts w:hint="default" w:ascii="Wingdings" w:hAnsi="Wingdings"/>
      </w:rPr>
    </w:lvl>
  </w:abstractNum>
  <w:abstractNum w:abstractNumId="30" w15:restartNumberingAfterBreak="0">
    <w:nsid w:val="5F81EC20"/>
    <w:multiLevelType w:val="hybridMultilevel"/>
    <w:tmpl w:val="FFFFFFFF"/>
    <w:lvl w:ilvl="0" w:tplc="84A4EC98">
      <w:start w:val="1"/>
      <w:numFmt w:val="bullet"/>
      <w:lvlText w:val="·"/>
      <w:lvlJc w:val="left"/>
      <w:pPr>
        <w:ind w:left="792" w:hanging="360"/>
      </w:pPr>
      <w:rPr>
        <w:rFonts w:hint="default" w:ascii="Symbol" w:hAnsi="Symbol"/>
      </w:rPr>
    </w:lvl>
    <w:lvl w:ilvl="1" w:tplc="1EF2979E">
      <w:start w:val="1"/>
      <w:numFmt w:val="bullet"/>
      <w:lvlText w:val="o"/>
      <w:lvlJc w:val="left"/>
      <w:pPr>
        <w:ind w:left="1512" w:hanging="360"/>
      </w:pPr>
      <w:rPr>
        <w:rFonts w:hint="default" w:ascii="Courier New" w:hAnsi="Courier New"/>
      </w:rPr>
    </w:lvl>
    <w:lvl w:ilvl="2" w:tplc="1DAA8A70">
      <w:start w:val="1"/>
      <w:numFmt w:val="bullet"/>
      <w:lvlText w:val=""/>
      <w:lvlJc w:val="left"/>
      <w:pPr>
        <w:ind w:left="2232" w:hanging="360"/>
      </w:pPr>
      <w:rPr>
        <w:rFonts w:hint="default" w:ascii="Wingdings" w:hAnsi="Wingdings"/>
      </w:rPr>
    </w:lvl>
    <w:lvl w:ilvl="3" w:tplc="4B44F770">
      <w:start w:val="1"/>
      <w:numFmt w:val="bullet"/>
      <w:lvlText w:val=""/>
      <w:lvlJc w:val="left"/>
      <w:pPr>
        <w:ind w:left="2952" w:hanging="360"/>
      </w:pPr>
      <w:rPr>
        <w:rFonts w:hint="default" w:ascii="Symbol" w:hAnsi="Symbol"/>
      </w:rPr>
    </w:lvl>
    <w:lvl w:ilvl="4" w:tplc="2656FA34">
      <w:start w:val="1"/>
      <w:numFmt w:val="bullet"/>
      <w:lvlText w:val="o"/>
      <w:lvlJc w:val="left"/>
      <w:pPr>
        <w:ind w:left="3672" w:hanging="360"/>
      </w:pPr>
      <w:rPr>
        <w:rFonts w:hint="default" w:ascii="Courier New" w:hAnsi="Courier New"/>
      </w:rPr>
    </w:lvl>
    <w:lvl w:ilvl="5" w:tplc="5FC8CFE8">
      <w:start w:val="1"/>
      <w:numFmt w:val="bullet"/>
      <w:lvlText w:val=""/>
      <w:lvlJc w:val="left"/>
      <w:pPr>
        <w:ind w:left="4392" w:hanging="360"/>
      </w:pPr>
      <w:rPr>
        <w:rFonts w:hint="default" w:ascii="Wingdings" w:hAnsi="Wingdings"/>
      </w:rPr>
    </w:lvl>
    <w:lvl w:ilvl="6" w:tplc="72500C1E">
      <w:start w:val="1"/>
      <w:numFmt w:val="bullet"/>
      <w:lvlText w:val=""/>
      <w:lvlJc w:val="left"/>
      <w:pPr>
        <w:ind w:left="5112" w:hanging="360"/>
      </w:pPr>
      <w:rPr>
        <w:rFonts w:hint="default" w:ascii="Symbol" w:hAnsi="Symbol"/>
      </w:rPr>
    </w:lvl>
    <w:lvl w:ilvl="7" w:tplc="26E2F812">
      <w:start w:val="1"/>
      <w:numFmt w:val="bullet"/>
      <w:lvlText w:val="o"/>
      <w:lvlJc w:val="left"/>
      <w:pPr>
        <w:ind w:left="5832" w:hanging="360"/>
      </w:pPr>
      <w:rPr>
        <w:rFonts w:hint="default" w:ascii="Courier New" w:hAnsi="Courier New"/>
      </w:rPr>
    </w:lvl>
    <w:lvl w:ilvl="8" w:tplc="4C0E0676">
      <w:start w:val="1"/>
      <w:numFmt w:val="bullet"/>
      <w:lvlText w:val=""/>
      <w:lvlJc w:val="left"/>
      <w:pPr>
        <w:ind w:left="6552" w:hanging="360"/>
      </w:pPr>
      <w:rPr>
        <w:rFonts w:hint="default" w:ascii="Wingdings" w:hAnsi="Wingdings"/>
      </w:rPr>
    </w:lvl>
  </w:abstractNum>
  <w:abstractNum w:abstractNumId="31" w15:restartNumberingAfterBreak="0">
    <w:nsid w:val="6309E57B"/>
    <w:multiLevelType w:val="hybridMultilevel"/>
    <w:tmpl w:val="663A3E68"/>
    <w:lvl w:ilvl="0" w:tplc="B0D207A6">
      <w:start w:val="1"/>
      <w:numFmt w:val="bullet"/>
      <w:lvlText w:val=""/>
      <w:lvlJc w:val="left"/>
      <w:pPr>
        <w:ind w:left="360" w:hanging="360"/>
      </w:pPr>
      <w:rPr>
        <w:rFonts w:hint="default" w:ascii="Symbol" w:hAnsi="Symbol"/>
      </w:rPr>
    </w:lvl>
    <w:lvl w:ilvl="1" w:tplc="C3EA9AE4">
      <w:start w:val="1"/>
      <w:numFmt w:val="bullet"/>
      <w:lvlText w:val="o"/>
      <w:lvlJc w:val="left"/>
      <w:pPr>
        <w:ind w:left="1080" w:hanging="360"/>
      </w:pPr>
      <w:rPr>
        <w:rFonts w:hint="default" w:ascii="Courier New" w:hAnsi="Courier New"/>
      </w:rPr>
    </w:lvl>
    <w:lvl w:ilvl="2" w:tplc="B94C4884">
      <w:start w:val="1"/>
      <w:numFmt w:val="bullet"/>
      <w:lvlText w:val=""/>
      <w:lvlJc w:val="left"/>
      <w:pPr>
        <w:ind w:left="1800" w:hanging="360"/>
      </w:pPr>
      <w:rPr>
        <w:rFonts w:hint="default" w:ascii="Wingdings" w:hAnsi="Wingdings"/>
      </w:rPr>
    </w:lvl>
    <w:lvl w:ilvl="3" w:tplc="7EBED4FE">
      <w:start w:val="1"/>
      <w:numFmt w:val="bullet"/>
      <w:lvlText w:val=""/>
      <w:lvlJc w:val="left"/>
      <w:pPr>
        <w:ind w:left="2520" w:hanging="360"/>
      </w:pPr>
      <w:rPr>
        <w:rFonts w:hint="default" w:ascii="Symbol" w:hAnsi="Symbol"/>
      </w:rPr>
    </w:lvl>
    <w:lvl w:ilvl="4" w:tplc="CD5A9394">
      <w:start w:val="1"/>
      <w:numFmt w:val="bullet"/>
      <w:lvlText w:val="o"/>
      <w:lvlJc w:val="left"/>
      <w:pPr>
        <w:ind w:left="3240" w:hanging="360"/>
      </w:pPr>
      <w:rPr>
        <w:rFonts w:hint="default" w:ascii="Courier New" w:hAnsi="Courier New"/>
      </w:rPr>
    </w:lvl>
    <w:lvl w:ilvl="5" w:tplc="3B62A7EE">
      <w:start w:val="1"/>
      <w:numFmt w:val="bullet"/>
      <w:lvlText w:val=""/>
      <w:lvlJc w:val="left"/>
      <w:pPr>
        <w:ind w:left="3960" w:hanging="360"/>
      </w:pPr>
      <w:rPr>
        <w:rFonts w:hint="default" w:ascii="Wingdings" w:hAnsi="Wingdings"/>
      </w:rPr>
    </w:lvl>
    <w:lvl w:ilvl="6" w:tplc="E814E71E">
      <w:start w:val="1"/>
      <w:numFmt w:val="bullet"/>
      <w:lvlText w:val=""/>
      <w:lvlJc w:val="left"/>
      <w:pPr>
        <w:ind w:left="4680" w:hanging="360"/>
      </w:pPr>
      <w:rPr>
        <w:rFonts w:hint="default" w:ascii="Symbol" w:hAnsi="Symbol"/>
      </w:rPr>
    </w:lvl>
    <w:lvl w:ilvl="7" w:tplc="EC82DC28">
      <w:start w:val="1"/>
      <w:numFmt w:val="bullet"/>
      <w:lvlText w:val="o"/>
      <w:lvlJc w:val="left"/>
      <w:pPr>
        <w:ind w:left="5400" w:hanging="360"/>
      </w:pPr>
      <w:rPr>
        <w:rFonts w:hint="default" w:ascii="Courier New" w:hAnsi="Courier New"/>
      </w:rPr>
    </w:lvl>
    <w:lvl w:ilvl="8" w:tplc="6958D862">
      <w:start w:val="1"/>
      <w:numFmt w:val="bullet"/>
      <w:lvlText w:val=""/>
      <w:lvlJc w:val="left"/>
      <w:pPr>
        <w:ind w:left="6120" w:hanging="360"/>
      </w:pPr>
      <w:rPr>
        <w:rFonts w:hint="default" w:ascii="Wingdings" w:hAnsi="Wingdings"/>
      </w:rPr>
    </w:lvl>
  </w:abstractNum>
  <w:abstractNum w:abstractNumId="32" w15:restartNumberingAfterBreak="0">
    <w:nsid w:val="66A7BDFA"/>
    <w:multiLevelType w:val="hybridMultilevel"/>
    <w:tmpl w:val="FFFFFFFF"/>
    <w:lvl w:ilvl="0" w:tplc="41E0B3E0">
      <w:start w:val="1"/>
      <w:numFmt w:val="bullet"/>
      <w:lvlText w:val="·"/>
      <w:lvlJc w:val="left"/>
      <w:pPr>
        <w:ind w:left="288" w:hanging="360"/>
      </w:pPr>
      <w:rPr>
        <w:rFonts w:hint="default" w:ascii="Symbol" w:hAnsi="Symbol"/>
      </w:rPr>
    </w:lvl>
    <w:lvl w:ilvl="1" w:tplc="486CB02E">
      <w:start w:val="1"/>
      <w:numFmt w:val="bullet"/>
      <w:lvlText w:val="o"/>
      <w:lvlJc w:val="left"/>
      <w:pPr>
        <w:ind w:left="1008" w:hanging="360"/>
      </w:pPr>
      <w:rPr>
        <w:rFonts w:hint="default" w:ascii="Courier New" w:hAnsi="Courier New"/>
      </w:rPr>
    </w:lvl>
    <w:lvl w:ilvl="2" w:tplc="45BCBE0E">
      <w:start w:val="1"/>
      <w:numFmt w:val="bullet"/>
      <w:lvlText w:val=""/>
      <w:lvlJc w:val="left"/>
      <w:pPr>
        <w:ind w:left="1728" w:hanging="360"/>
      </w:pPr>
      <w:rPr>
        <w:rFonts w:hint="default" w:ascii="Wingdings" w:hAnsi="Wingdings"/>
      </w:rPr>
    </w:lvl>
    <w:lvl w:ilvl="3" w:tplc="B34AB49E">
      <w:start w:val="1"/>
      <w:numFmt w:val="bullet"/>
      <w:lvlText w:val=""/>
      <w:lvlJc w:val="left"/>
      <w:pPr>
        <w:ind w:left="2448" w:hanging="360"/>
      </w:pPr>
      <w:rPr>
        <w:rFonts w:hint="default" w:ascii="Symbol" w:hAnsi="Symbol"/>
      </w:rPr>
    </w:lvl>
    <w:lvl w:ilvl="4" w:tplc="AD2C22F2">
      <w:start w:val="1"/>
      <w:numFmt w:val="bullet"/>
      <w:lvlText w:val="o"/>
      <w:lvlJc w:val="left"/>
      <w:pPr>
        <w:ind w:left="3168" w:hanging="360"/>
      </w:pPr>
      <w:rPr>
        <w:rFonts w:hint="default" w:ascii="Courier New" w:hAnsi="Courier New"/>
      </w:rPr>
    </w:lvl>
    <w:lvl w:ilvl="5" w:tplc="1EB20C22">
      <w:start w:val="1"/>
      <w:numFmt w:val="bullet"/>
      <w:lvlText w:val=""/>
      <w:lvlJc w:val="left"/>
      <w:pPr>
        <w:ind w:left="3888" w:hanging="360"/>
      </w:pPr>
      <w:rPr>
        <w:rFonts w:hint="default" w:ascii="Wingdings" w:hAnsi="Wingdings"/>
      </w:rPr>
    </w:lvl>
    <w:lvl w:ilvl="6" w:tplc="C2166B38">
      <w:start w:val="1"/>
      <w:numFmt w:val="bullet"/>
      <w:lvlText w:val=""/>
      <w:lvlJc w:val="left"/>
      <w:pPr>
        <w:ind w:left="4608" w:hanging="360"/>
      </w:pPr>
      <w:rPr>
        <w:rFonts w:hint="default" w:ascii="Symbol" w:hAnsi="Symbol"/>
      </w:rPr>
    </w:lvl>
    <w:lvl w:ilvl="7" w:tplc="B13A8E5A">
      <w:start w:val="1"/>
      <w:numFmt w:val="bullet"/>
      <w:lvlText w:val="o"/>
      <w:lvlJc w:val="left"/>
      <w:pPr>
        <w:ind w:left="5328" w:hanging="360"/>
      </w:pPr>
      <w:rPr>
        <w:rFonts w:hint="default" w:ascii="Courier New" w:hAnsi="Courier New"/>
      </w:rPr>
    </w:lvl>
    <w:lvl w:ilvl="8" w:tplc="BA26C874">
      <w:start w:val="1"/>
      <w:numFmt w:val="bullet"/>
      <w:lvlText w:val=""/>
      <w:lvlJc w:val="left"/>
      <w:pPr>
        <w:ind w:left="6048" w:hanging="360"/>
      </w:pPr>
      <w:rPr>
        <w:rFonts w:hint="default" w:ascii="Wingdings" w:hAnsi="Wingdings"/>
      </w:rPr>
    </w:lvl>
  </w:abstractNum>
  <w:abstractNum w:abstractNumId="33" w15:restartNumberingAfterBreak="0">
    <w:nsid w:val="66DB3140"/>
    <w:multiLevelType w:val="hybridMultilevel"/>
    <w:tmpl w:val="725EE5EA"/>
    <w:lvl w:ilvl="0" w:tplc="F3AEE958">
      <w:start w:val="1"/>
      <w:numFmt w:val="bullet"/>
      <w:lvlText w:val=""/>
      <w:lvlJc w:val="left"/>
      <w:pPr>
        <w:ind w:left="1152" w:hanging="360"/>
      </w:pPr>
      <w:rPr>
        <w:rFonts w:hint="default" w:ascii="Symbol" w:hAnsi="Symbol"/>
      </w:rPr>
    </w:lvl>
    <w:lvl w:ilvl="1" w:tplc="6E369F06">
      <w:start w:val="1"/>
      <w:numFmt w:val="bullet"/>
      <w:lvlText w:val="o"/>
      <w:lvlJc w:val="left"/>
      <w:pPr>
        <w:ind w:left="1872" w:hanging="360"/>
      </w:pPr>
      <w:rPr>
        <w:rFonts w:hint="default" w:ascii="Courier New" w:hAnsi="Courier New"/>
      </w:rPr>
    </w:lvl>
    <w:lvl w:ilvl="2" w:tplc="4CE0986C">
      <w:start w:val="1"/>
      <w:numFmt w:val="bullet"/>
      <w:lvlText w:val=""/>
      <w:lvlJc w:val="left"/>
      <w:pPr>
        <w:ind w:left="2592" w:hanging="360"/>
      </w:pPr>
      <w:rPr>
        <w:rFonts w:hint="default" w:ascii="Wingdings" w:hAnsi="Wingdings"/>
      </w:rPr>
    </w:lvl>
    <w:lvl w:ilvl="3" w:tplc="ECB0D8DC">
      <w:start w:val="1"/>
      <w:numFmt w:val="bullet"/>
      <w:lvlText w:val=""/>
      <w:lvlJc w:val="left"/>
      <w:pPr>
        <w:ind w:left="3312" w:hanging="360"/>
      </w:pPr>
      <w:rPr>
        <w:rFonts w:hint="default" w:ascii="Symbol" w:hAnsi="Symbol"/>
      </w:rPr>
    </w:lvl>
    <w:lvl w:ilvl="4" w:tplc="077ED638">
      <w:start w:val="1"/>
      <w:numFmt w:val="bullet"/>
      <w:lvlText w:val="o"/>
      <w:lvlJc w:val="left"/>
      <w:pPr>
        <w:ind w:left="4032" w:hanging="360"/>
      </w:pPr>
      <w:rPr>
        <w:rFonts w:hint="default" w:ascii="Courier New" w:hAnsi="Courier New"/>
      </w:rPr>
    </w:lvl>
    <w:lvl w:ilvl="5" w:tplc="B3C63AE6">
      <w:start w:val="1"/>
      <w:numFmt w:val="bullet"/>
      <w:lvlText w:val=""/>
      <w:lvlJc w:val="left"/>
      <w:pPr>
        <w:ind w:left="4752" w:hanging="360"/>
      </w:pPr>
      <w:rPr>
        <w:rFonts w:hint="default" w:ascii="Wingdings" w:hAnsi="Wingdings"/>
      </w:rPr>
    </w:lvl>
    <w:lvl w:ilvl="6" w:tplc="D3ACED0C">
      <w:start w:val="1"/>
      <w:numFmt w:val="bullet"/>
      <w:lvlText w:val=""/>
      <w:lvlJc w:val="left"/>
      <w:pPr>
        <w:ind w:left="5472" w:hanging="360"/>
      </w:pPr>
      <w:rPr>
        <w:rFonts w:hint="default" w:ascii="Symbol" w:hAnsi="Symbol"/>
      </w:rPr>
    </w:lvl>
    <w:lvl w:ilvl="7" w:tplc="6EB8E1EA">
      <w:start w:val="1"/>
      <w:numFmt w:val="bullet"/>
      <w:lvlText w:val="o"/>
      <w:lvlJc w:val="left"/>
      <w:pPr>
        <w:ind w:left="6192" w:hanging="360"/>
      </w:pPr>
      <w:rPr>
        <w:rFonts w:hint="default" w:ascii="Courier New" w:hAnsi="Courier New"/>
      </w:rPr>
    </w:lvl>
    <w:lvl w:ilvl="8" w:tplc="8BD27A7A">
      <w:start w:val="1"/>
      <w:numFmt w:val="bullet"/>
      <w:lvlText w:val=""/>
      <w:lvlJc w:val="left"/>
      <w:pPr>
        <w:ind w:left="6912" w:hanging="360"/>
      </w:pPr>
      <w:rPr>
        <w:rFonts w:hint="default" w:ascii="Wingdings" w:hAnsi="Wingdings"/>
      </w:rPr>
    </w:lvl>
  </w:abstractNum>
  <w:abstractNum w:abstractNumId="34" w15:restartNumberingAfterBreak="0">
    <w:nsid w:val="68FED143"/>
    <w:multiLevelType w:val="hybridMultilevel"/>
    <w:tmpl w:val="5BD08DD6"/>
    <w:lvl w:ilvl="0" w:tplc="D5E0A1F2">
      <w:start w:val="1"/>
      <w:numFmt w:val="bullet"/>
      <w:lvlText w:val=""/>
      <w:lvlJc w:val="left"/>
      <w:pPr>
        <w:ind w:left="360" w:hanging="360"/>
      </w:pPr>
      <w:rPr>
        <w:rFonts w:hint="default" w:ascii="Symbol" w:hAnsi="Symbol"/>
      </w:rPr>
    </w:lvl>
    <w:lvl w:ilvl="1" w:tplc="6BCCDDBE">
      <w:start w:val="1"/>
      <w:numFmt w:val="bullet"/>
      <w:lvlText w:val="o"/>
      <w:lvlJc w:val="left"/>
      <w:pPr>
        <w:ind w:left="1080" w:hanging="360"/>
      </w:pPr>
      <w:rPr>
        <w:rFonts w:hint="default" w:ascii="Courier New" w:hAnsi="Courier New"/>
      </w:rPr>
    </w:lvl>
    <w:lvl w:ilvl="2" w:tplc="54CECF10">
      <w:start w:val="1"/>
      <w:numFmt w:val="bullet"/>
      <w:lvlText w:val=""/>
      <w:lvlJc w:val="left"/>
      <w:pPr>
        <w:ind w:left="1800" w:hanging="360"/>
      </w:pPr>
      <w:rPr>
        <w:rFonts w:hint="default" w:ascii="Wingdings" w:hAnsi="Wingdings"/>
      </w:rPr>
    </w:lvl>
    <w:lvl w:ilvl="3" w:tplc="4E7ED164">
      <w:start w:val="1"/>
      <w:numFmt w:val="bullet"/>
      <w:lvlText w:val=""/>
      <w:lvlJc w:val="left"/>
      <w:pPr>
        <w:ind w:left="2520" w:hanging="360"/>
      </w:pPr>
      <w:rPr>
        <w:rFonts w:hint="default" w:ascii="Symbol" w:hAnsi="Symbol"/>
      </w:rPr>
    </w:lvl>
    <w:lvl w:ilvl="4" w:tplc="A55899F6">
      <w:start w:val="1"/>
      <w:numFmt w:val="bullet"/>
      <w:lvlText w:val="o"/>
      <w:lvlJc w:val="left"/>
      <w:pPr>
        <w:ind w:left="3240" w:hanging="360"/>
      </w:pPr>
      <w:rPr>
        <w:rFonts w:hint="default" w:ascii="Courier New" w:hAnsi="Courier New"/>
      </w:rPr>
    </w:lvl>
    <w:lvl w:ilvl="5" w:tplc="17800420">
      <w:start w:val="1"/>
      <w:numFmt w:val="bullet"/>
      <w:lvlText w:val=""/>
      <w:lvlJc w:val="left"/>
      <w:pPr>
        <w:ind w:left="3960" w:hanging="360"/>
      </w:pPr>
      <w:rPr>
        <w:rFonts w:hint="default" w:ascii="Wingdings" w:hAnsi="Wingdings"/>
      </w:rPr>
    </w:lvl>
    <w:lvl w:ilvl="6" w:tplc="A3D24E90">
      <w:start w:val="1"/>
      <w:numFmt w:val="bullet"/>
      <w:lvlText w:val=""/>
      <w:lvlJc w:val="left"/>
      <w:pPr>
        <w:ind w:left="4680" w:hanging="360"/>
      </w:pPr>
      <w:rPr>
        <w:rFonts w:hint="default" w:ascii="Symbol" w:hAnsi="Symbol"/>
      </w:rPr>
    </w:lvl>
    <w:lvl w:ilvl="7" w:tplc="6D18AB3C">
      <w:start w:val="1"/>
      <w:numFmt w:val="bullet"/>
      <w:lvlText w:val="o"/>
      <w:lvlJc w:val="left"/>
      <w:pPr>
        <w:ind w:left="5400" w:hanging="360"/>
      </w:pPr>
      <w:rPr>
        <w:rFonts w:hint="default" w:ascii="Courier New" w:hAnsi="Courier New"/>
      </w:rPr>
    </w:lvl>
    <w:lvl w:ilvl="8" w:tplc="9BF23AA2">
      <w:start w:val="1"/>
      <w:numFmt w:val="bullet"/>
      <w:lvlText w:val=""/>
      <w:lvlJc w:val="left"/>
      <w:pPr>
        <w:ind w:left="6120" w:hanging="360"/>
      </w:pPr>
      <w:rPr>
        <w:rFonts w:hint="default" w:ascii="Wingdings" w:hAnsi="Wingdings"/>
      </w:rPr>
    </w:lvl>
  </w:abstractNum>
  <w:abstractNum w:abstractNumId="35" w15:restartNumberingAfterBreak="0">
    <w:nsid w:val="69524730"/>
    <w:multiLevelType w:val="hybridMultilevel"/>
    <w:tmpl w:val="E3EE9E10"/>
    <w:lvl w:ilvl="0" w:tplc="3A925F5E">
      <w:start w:val="1"/>
      <w:numFmt w:val="bullet"/>
      <w:lvlText w:val=""/>
      <w:lvlJc w:val="left"/>
      <w:pPr>
        <w:ind w:left="720" w:hanging="360"/>
      </w:pPr>
      <w:rPr>
        <w:rFonts w:hint="default" w:ascii="Symbol" w:hAnsi="Symbol"/>
      </w:rPr>
    </w:lvl>
    <w:lvl w:ilvl="1" w:tplc="06DEB0AA">
      <w:start w:val="1"/>
      <w:numFmt w:val="bullet"/>
      <w:lvlText w:val="o"/>
      <w:lvlJc w:val="left"/>
      <w:pPr>
        <w:ind w:left="1440" w:hanging="360"/>
      </w:pPr>
      <w:rPr>
        <w:rFonts w:hint="default" w:ascii="Courier New" w:hAnsi="Courier New"/>
      </w:rPr>
    </w:lvl>
    <w:lvl w:ilvl="2" w:tplc="F2424D08">
      <w:start w:val="1"/>
      <w:numFmt w:val="bullet"/>
      <w:lvlText w:val=""/>
      <w:lvlJc w:val="left"/>
      <w:pPr>
        <w:ind w:left="2160" w:hanging="360"/>
      </w:pPr>
      <w:rPr>
        <w:rFonts w:hint="default" w:ascii="Wingdings" w:hAnsi="Wingdings"/>
      </w:rPr>
    </w:lvl>
    <w:lvl w:ilvl="3" w:tplc="93CCA416">
      <w:start w:val="1"/>
      <w:numFmt w:val="bullet"/>
      <w:lvlText w:val=""/>
      <w:lvlJc w:val="left"/>
      <w:pPr>
        <w:ind w:left="2880" w:hanging="360"/>
      </w:pPr>
      <w:rPr>
        <w:rFonts w:hint="default" w:ascii="Symbol" w:hAnsi="Symbol"/>
      </w:rPr>
    </w:lvl>
    <w:lvl w:ilvl="4" w:tplc="4CFCC4AE">
      <w:start w:val="1"/>
      <w:numFmt w:val="bullet"/>
      <w:lvlText w:val="o"/>
      <w:lvlJc w:val="left"/>
      <w:pPr>
        <w:ind w:left="3600" w:hanging="360"/>
      </w:pPr>
      <w:rPr>
        <w:rFonts w:hint="default" w:ascii="Courier New" w:hAnsi="Courier New"/>
      </w:rPr>
    </w:lvl>
    <w:lvl w:ilvl="5" w:tplc="C716339E">
      <w:start w:val="1"/>
      <w:numFmt w:val="bullet"/>
      <w:lvlText w:val=""/>
      <w:lvlJc w:val="left"/>
      <w:pPr>
        <w:ind w:left="4320" w:hanging="360"/>
      </w:pPr>
      <w:rPr>
        <w:rFonts w:hint="default" w:ascii="Wingdings" w:hAnsi="Wingdings"/>
      </w:rPr>
    </w:lvl>
    <w:lvl w:ilvl="6" w:tplc="A2B68EBC">
      <w:start w:val="1"/>
      <w:numFmt w:val="bullet"/>
      <w:lvlText w:val=""/>
      <w:lvlJc w:val="left"/>
      <w:pPr>
        <w:ind w:left="5040" w:hanging="360"/>
      </w:pPr>
      <w:rPr>
        <w:rFonts w:hint="default" w:ascii="Symbol" w:hAnsi="Symbol"/>
      </w:rPr>
    </w:lvl>
    <w:lvl w:ilvl="7" w:tplc="6FB4A550">
      <w:start w:val="1"/>
      <w:numFmt w:val="bullet"/>
      <w:lvlText w:val="o"/>
      <w:lvlJc w:val="left"/>
      <w:pPr>
        <w:ind w:left="5760" w:hanging="360"/>
      </w:pPr>
      <w:rPr>
        <w:rFonts w:hint="default" w:ascii="Courier New" w:hAnsi="Courier New"/>
      </w:rPr>
    </w:lvl>
    <w:lvl w:ilvl="8" w:tplc="566A9788">
      <w:start w:val="1"/>
      <w:numFmt w:val="bullet"/>
      <w:lvlText w:val=""/>
      <w:lvlJc w:val="left"/>
      <w:pPr>
        <w:ind w:left="6480" w:hanging="360"/>
      </w:pPr>
      <w:rPr>
        <w:rFonts w:hint="default" w:ascii="Wingdings" w:hAnsi="Wingdings"/>
      </w:rPr>
    </w:lvl>
  </w:abstractNum>
  <w:abstractNum w:abstractNumId="36" w15:restartNumberingAfterBreak="0">
    <w:nsid w:val="6A6B5D47"/>
    <w:multiLevelType w:val="multilevel"/>
    <w:tmpl w:val="8DF681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E32F882"/>
    <w:multiLevelType w:val="hybridMultilevel"/>
    <w:tmpl w:val="4476B072"/>
    <w:lvl w:ilvl="0" w:tplc="AC862334">
      <w:start w:val="1"/>
      <w:numFmt w:val="bullet"/>
      <w:lvlText w:val=""/>
      <w:lvlJc w:val="left"/>
      <w:pPr>
        <w:ind w:left="720" w:hanging="360"/>
      </w:pPr>
      <w:rPr>
        <w:rFonts w:hint="default" w:ascii="Symbol" w:hAnsi="Symbol"/>
      </w:rPr>
    </w:lvl>
    <w:lvl w:ilvl="1" w:tplc="D5A4715A">
      <w:start w:val="1"/>
      <w:numFmt w:val="bullet"/>
      <w:lvlText w:val="o"/>
      <w:lvlJc w:val="left"/>
      <w:pPr>
        <w:ind w:left="1440" w:hanging="360"/>
      </w:pPr>
      <w:rPr>
        <w:rFonts w:hint="default" w:ascii="Courier New" w:hAnsi="Courier New"/>
      </w:rPr>
    </w:lvl>
    <w:lvl w:ilvl="2" w:tplc="0C30003A">
      <w:start w:val="1"/>
      <w:numFmt w:val="bullet"/>
      <w:lvlText w:val=""/>
      <w:lvlJc w:val="left"/>
      <w:pPr>
        <w:ind w:left="2160" w:hanging="360"/>
      </w:pPr>
      <w:rPr>
        <w:rFonts w:hint="default" w:ascii="Wingdings" w:hAnsi="Wingdings"/>
      </w:rPr>
    </w:lvl>
    <w:lvl w:ilvl="3" w:tplc="F7B2F0F4">
      <w:start w:val="1"/>
      <w:numFmt w:val="bullet"/>
      <w:lvlText w:val=""/>
      <w:lvlJc w:val="left"/>
      <w:pPr>
        <w:ind w:left="2880" w:hanging="360"/>
      </w:pPr>
      <w:rPr>
        <w:rFonts w:hint="default" w:ascii="Symbol" w:hAnsi="Symbol"/>
      </w:rPr>
    </w:lvl>
    <w:lvl w:ilvl="4" w:tplc="7DDCFF12">
      <w:start w:val="1"/>
      <w:numFmt w:val="bullet"/>
      <w:lvlText w:val="o"/>
      <w:lvlJc w:val="left"/>
      <w:pPr>
        <w:ind w:left="3600" w:hanging="360"/>
      </w:pPr>
      <w:rPr>
        <w:rFonts w:hint="default" w:ascii="Courier New" w:hAnsi="Courier New"/>
      </w:rPr>
    </w:lvl>
    <w:lvl w:ilvl="5" w:tplc="F99C5EE2">
      <w:start w:val="1"/>
      <w:numFmt w:val="bullet"/>
      <w:lvlText w:val=""/>
      <w:lvlJc w:val="left"/>
      <w:pPr>
        <w:ind w:left="4320" w:hanging="360"/>
      </w:pPr>
      <w:rPr>
        <w:rFonts w:hint="default" w:ascii="Wingdings" w:hAnsi="Wingdings"/>
      </w:rPr>
    </w:lvl>
    <w:lvl w:ilvl="6" w:tplc="878A4DFE">
      <w:start w:val="1"/>
      <w:numFmt w:val="bullet"/>
      <w:lvlText w:val=""/>
      <w:lvlJc w:val="left"/>
      <w:pPr>
        <w:ind w:left="5040" w:hanging="360"/>
      </w:pPr>
      <w:rPr>
        <w:rFonts w:hint="default" w:ascii="Symbol" w:hAnsi="Symbol"/>
      </w:rPr>
    </w:lvl>
    <w:lvl w:ilvl="7" w:tplc="80DABAE0">
      <w:start w:val="1"/>
      <w:numFmt w:val="bullet"/>
      <w:lvlText w:val="o"/>
      <w:lvlJc w:val="left"/>
      <w:pPr>
        <w:ind w:left="5760" w:hanging="360"/>
      </w:pPr>
      <w:rPr>
        <w:rFonts w:hint="default" w:ascii="Courier New" w:hAnsi="Courier New"/>
      </w:rPr>
    </w:lvl>
    <w:lvl w:ilvl="8" w:tplc="95627068">
      <w:start w:val="1"/>
      <w:numFmt w:val="bullet"/>
      <w:lvlText w:val=""/>
      <w:lvlJc w:val="left"/>
      <w:pPr>
        <w:ind w:left="6480" w:hanging="360"/>
      </w:pPr>
      <w:rPr>
        <w:rFonts w:hint="default" w:ascii="Wingdings" w:hAnsi="Wingdings"/>
      </w:rPr>
    </w:lvl>
  </w:abstractNum>
  <w:abstractNum w:abstractNumId="38" w15:restartNumberingAfterBreak="0">
    <w:nsid w:val="702EFEA5"/>
    <w:multiLevelType w:val="hybridMultilevel"/>
    <w:tmpl w:val="AD2CFD7E"/>
    <w:lvl w:ilvl="0" w:tplc="9644576A">
      <w:start w:val="1"/>
      <w:numFmt w:val="bullet"/>
      <w:lvlText w:val=""/>
      <w:lvlJc w:val="left"/>
      <w:pPr>
        <w:ind w:left="720" w:hanging="360"/>
      </w:pPr>
      <w:rPr>
        <w:rFonts w:hint="default" w:ascii="Symbol" w:hAnsi="Symbol"/>
      </w:rPr>
    </w:lvl>
    <w:lvl w:ilvl="1" w:tplc="FABC8D80">
      <w:start w:val="1"/>
      <w:numFmt w:val="bullet"/>
      <w:lvlText w:val="o"/>
      <w:lvlJc w:val="left"/>
      <w:pPr>
        <w:ind w:left="1440" w:hanging="360"/>
      </w:pPr>
      <w:rPr>
        <w:rFonts w:hint="default" w:ascii="Courier New" w:hAnsi="Courier New"/>
      </w:rPr>
    </w:lvl>
    <w:lvl w:ilvl="2" w:tplc="FF2E3F92">
      <w:start w:val="1"/>
      <w:numFmt w:val="bullet"/>
      <w:lvlText w:val=""/>
      <w:lvlJc w:val="left"/>
      <w:pPr>
        <w:ind w:left="2160" w:hanging="360"/>
      </w:pPr>
      <w:rPr>
        <w:rFonts w:hint="default" w:ascii="Wingdings" w:hAnsi="Wingdings"/>
      </w:rPr>
    </w:lvl>
    <w:lvl w:ilvl="3" w:tplc="34A0437A">
      <w:start w:val="1"/>
      <w:numFmt w:val="bullet"/>
      <w:lvlText w:val=""/>
      <w:lvlJc w:val="left"/>
      <w:pPr>
        <w:ind w:left="2880" w:hanging="360"/>
      </w:pPr>
      <w:rPr>
        <w:rFonts w:hint="default" w:ascii="Symbol" w:hAnsi="Symbol"/>
      </w:rPr>
    </w:lvl>
    <w:lvl w:ilvl="4" w:tplc="353CAF6A">
      <w:start w:val="1"/>
      <w:numFmt w:val="bullet"/>
      <w:lvlText w:val="o"/>
      <w:lvlJc w:val="left"/>
      <w:pPr>
        <w:ind w:left="3600" w:hanging="360"/>
      </w:pPr>
      <w:rPr>
        <w:rFonts w:hint="default" w:ascii="Courier New" w:hAnsi="Courier New"/>
      </w:rPr>
    </w:lvl>
    <w:lvl w:ilvl="5" w:tplc="F3B61C48">
      <w:start w:val="1"/>
      <w:numFmt w:val="bullet"/>
      <w:lvlText w:val=""/>
      <w:lvlJc w:val="left"/>
      <w:pPr>
        <w:ind w:left="4320" w:hanging="360"/>
      </w:pPr>
      <w:rPr>
        <w:rFonts w:hint="default" w:ascii="Wingdings" w:hAnsi="Wingdings"/>
      </w:rPr>
    </w:lvl>
    <w:lvl w:ilvl="6" w:tplc="4AD4397C">
      <w:start w:val="1"/>
      <w:numFmt w:val="bullet"/>
      <w:lvlText w:val=""/>
      <w:lvlJc w:val="left"/>
      <w:pPr>
        <w:ind w:left="5040" w:hanging="360"/>
      </w:pPr>
      <w:rPr>
        <w:rFonts w:hint="default" w:ascii="Symbol" w:hAnsi="Symbol"/>
      </w:rPr>
    </w:lvl>
    <w:lvl w:ilvl="7" w:tplc="DD603DE2">
      <w:start w:val="1"/>
      <w:numFmt w:val="bullet"/>
      <w:lvlText w:val="o"/>
      <w:lvlJc w:val="left"/>
      <w:pPr>
        <w:ind w:left="5760" w:hanging="360"/>
      </w:pPr>
      <w:rPr>
        <w:rFonts w:hint="default" w:ascii="Courier New" w:hAnsi="Courier New"/>
      </w:rPr>
    </w:lvl>
    <w:lvl w:ilvl="8" w:tplc="630AFB92">
      <w:start w:val="1"/>
      <w:numFmt w:val="bullet"/>
      <w:lvlText w:val=""/>
      <w:lvlJc w:val="left"/>
      <w:pPr>
        <w:ind w:left="6480" w:hanging="360"/>
      </w:pPr>
      <w:rPr>
        <w:rFonts w:hint="default" w:ascii="Wingdings" w:hAnsi="Wingdings"/>
      </w:rPr>
    </w:lvl>
  </w:abstractNum>
  <w:abstractNum w:abstractNumId="39" w15:restartNumberingAfterBreak="0">
    <w:nsid w:val="7C66BCB8"/>
    <w:multiLevelType w:val="hybridMultilevel"/>
    <w:tmpl w:val="94CE22EC"/>
    <w:lvl w:ilvl="0" w:tplc="2E6C706E">
      <w:start w:val="1"/>
      <w:numFmt w:val="bullet"/>
      <w:lvlText w:val=""/>
      <w:lvlJc w:val="left"/>
      <w:pPr>
        <w:ind w:left="720" w:hanging="360"/>
      </w:pPr>
      <w:rPr>
        <w:rFonts w:hint="default" w:ascii="Symbol" w:hAnsi="Symbol"/>
      </w:rPr>
    </w:lvl>
    <w:lvl w:ilvl="1" w:tplc="B9EC1348">
      <w:start w:val="1"/>
      <w:numFmt w:val="bullet"/>
      <w:lvlText w:val="o"/>
      <w:lvlJc w:val="left"/>
      <w:pPr>
        <w:ind w:left="1440" w:hanging="360"/>
      </w:pPr>
      <w:rPr>
        <w:rFonts w:hint="default" w:ascii="Courier New" w:hAnsi="Courier New"/>
      </w:rPr>
    </w:lvl>
    <w:lvl w:ilvl="2" w:tplc="058C2BEE">
      <w:start w:val="1"/>
      <w:numFmt w:val="bullet"/>
      <w:lvlText w:val=""/>
      <w:lvlJc w:val="left"/>
      <w:pPr>
        <w:ind w:left="2160" w:hanging="360"/>
      </w:pPr>
      <w:rPr>
        <w:rFonts w:hint="default" w:ascii="Wingdings" w:hAnsi="Wingdings"/>
      </w:rPr>
    </w:lvl>
    <w:lvl w:ilvl="3" w:tplc="B7EEDBE6">
      <w:start w:val="1"/>
      <w:numFmt w:val="bullet"/>
      <w:lvlText w:val=""/>
      <w:lvlJc w:val="left"/>
      <w:pPr>
        <w:ind w:left="2880" w:hanging="360"/>
      </w:pPr>
      <w:rPr>
        <w:rFonts w:hint="default" w:ascii="Symbol" w:hAnsi="Symbol"/>
      </w:rPr>
    </w:lvl>
    <w:lvl w:ilvl="4" w:tplc="9D461D86">
      <w:start w:val="1"/>
      <w:numFmt w:val="bullet"/>
      <w:lvlText w:val="o"/>
      <w:lvlJc w:val="left"/>
      <w:pPr>
        <w:ind w:left="3600" w:hanging="360"/>
      </w:pPr>
      <w:rPr>
        <w:rFonts w:hint="default" w:ascii="Courier New" w:hAnsi="Courier New"/>
      </w:rPr>
    </w:lvl>
    <w:lvl w:ilvl="5" w:tplc="F42497A2">
      <w:start w:val="1"/>
      <w:numFmt w:val="bullet"/>
      <w:lvlText w:val=""/>
      <w:lvlJc w:val="left"/>
      <w:pPr>
        <w:ind w:left="4320" w:hanging="360"/>
      </w:pPr>
      <w:rPr>
        <w:rFonts w:hint="default" w:ascii="Wingdings" w:hAnsi="Wingdings"/>
      </w:rPr>
    </w:lvl>
    <w:lvl w:ilvl="6" w:tplc="8BC45F60">
      <w:start w:val="1"/>
      <w:numFmt w:val="bullet"/>
      <w:lvlText w:val=""/>
      <w:lvlJc w:val="left"/>
      <w:pPr>
        <w:ind w:left="5040" w:hanging="360"/>
      </w:pPr>
      <w:rPr>
        <w:rFonts w:hint="default" w:ascii="Symbol" w:hAnsi="Symbol"/>
      </w:rPr>
    </w:lvl>
    <w:lvl w:ilvl="7" w:tplc="5EF6578A">
      <w:start w:val="1"/>
      <w:numFmt w:val="bullet"/>
      <w:lvlText w:val="o"/>
      <w:lvlJc w:val="left"/>
      <w:pPr>
        <w:ind w:left="5760" w:hanging="360"/>
      </w:pPr>
      <w:rPr>
        <w:rFonts w:hint="default" w:ascii="Courier New" w:hAnsi="Courier New"/>
      </w:rPr>
    </w:lvl>
    <w:lvl w:ilvl="8" w:tplc="B8F63E92">
      <w:start w:val="1"/>
      <w:numFmt w:val="bullet"/>
      <w:lvlText w:val=""/>
      <w:lvlJc w:val="left"/>
      <w:pPr>
        <w:ind w:left="6480" w:hanging="360"/>
      </w:pPr>
      <w:rPr>
        <w:rFonts w:hint="default" w:ascii="Wingdings" w:hAnsi="Wingdings"/>
      </w:rPr>
    </w:lvl>
  </w:abstractNum>
  <w:num w:numId="44">
    <w:abstractNumId w:val="42"/>
  </w:num>
  <w:num w:numId="43">
    <w:abstractNumId w:val="41"/>
  </w:num>
  <w:num w:numId="42">
    <w:abstractNumId w:val="40"/>
  </w:num>
  <w:num w:numId="1" w16cid:durableId="772211530">
    <w:abstractNumId w:val="20"/>
  </w:num>
  <w:num w:numId="2" w16cid:durableId="1723555096">
    <w:abstractNumId w:val="25"/>
  </w:num>
  <w:num w:numId="3" w16cid:durableId="525797250">
    <w:abstractNumId w:val="33"/>
  </w:num>
  <w:num w:numId="4" w16cid:durableId="822545983">
    <w:abstractNumId w:val="18"/>
  </w:num>
  <w:num w:numId="5" w16cid:durableId="731001212">
    <w:abstractNumId w:val="15"/>
  </w:num>
  <w:num w:numId="6" w16cid:durableId="85731104">
    <w:abstractNumId w:val="17"/>
  </w:num>
  <w:num w:numId="7" w16cid:durableId="1195119775">
    <w:abstractNumId w:val="24"/>
  </w:num>
  <w:num w:numId="8" w16cid:durableId="831724886">
    <w:abstractNumId w:val="38"/>
  </w:num>
  <w:num w:numId="9" w16cid:durableId="1241452731">
    <w:abstractNumId w:val="9"/>
  </w:num>
  <w:num w:numId="10" w16cid:durableId="1376125857">
    <w:abstractNumId w:val="11"/>
  </w:num>
  <w:num w:numId="11" w16cid:durableId="198130883">
    <w:abstractNumId w:val="27"/>
  </w:num>
  <w:num w:numId="12" w16cid:durableId="361132605">
    <w:abstractNumId w:val="31"/>
  </w:num>
  <w:num w:numId="13" w16cid:durableId="33502365">
    <w:abstractNumId w:val="28"/>
  </w:num>
  <w:num w:numId="14" w16cid:durableId="2040204567">
    <w:abstractNumId w:val="21"/>
  </w:num>
  <w:num w:numId="15" w16cid:durableId="981688660">
    <w:abstractNumId w:val="34"/>
  </w:num>
  <w:num w:numId="16" w16cid:durableId="1692561088">
    <w:abstractNumId w:val="26"/>
  </w:num>
  <w:num w:numId="17" w16cid:durableId="230238442">
    <w:abstractNumId w:val="37"/>
  </w:num>
  <w:num w:numId="18" w16cid:durableId="1104496442">
    <w:abstractNumId w:val="23"/>
  </w:num>
  <w:num w:numId="19" w16cid:durableId="781412676">
    <w:abstractNumId w:val="14"/>
  </w:num>
  <w:num w:numId="20" w16cid:durableId="91321295">
    <w:abstractNumId w:val="22"/>
  </w:num>
  <w:num w:numId="21" w16cid:durableId="1437753523">
    <w:abstractNumId w:val="10"/>
  </w:num>
  <w:num w:numId="22" w16cid:durableId="62610593">
    <w:abstractNumId w:val="35"/>
  </w:num>
  <w:num w:numId="23" w16cid:durableId="1706249372">
    <w:abstractNumId w:val="13"/>
  </w:num>
  <w:num w:numId="24" w16cid:durableId="2135052296">
    <w:abstractNumId w:val="29"/>
  </w:num>
  <w:num w:numId="25" w16cid:durableId="1503080337">
    <w:abstractNumId w:val="16"/>
  </w:num>
  <w:num w:numId="26" w16cid:durableId="530150138">
    <w:abstractNumId w:val="39"/>
  </w:num>
  <w:num w:numId="27" w16cid:durableId="1128014256">
    <w:abstractNumId w:val="4"/>
  </w:num>
  <w:num w:numId="28" w16cid:durableId="1205946800">
    <w:abstractNumId w:val="7"/>
  </w:num>
  <w:num w:numId="29" w16cid:durableId="1305697512">
    <w:abstractNumId w:val="6"/>
  </w:num>
  <w:num w:numId="30" w16cid:durableId="1356729195">
    <w:abstractNumId w:val="30"/>
  </w:num>
  <w:num w:numId="31" w16cid:durableId="1488206097">
    <w:abstractNumId w:val="8"/>
  </w:num>
  <w:num w:numId="32" w16cid:durableId="1827821610">
    <w:abstractNumId w:val="12"/>
  </w:num>
  <w:num w:numId="33" w16cid:durableId="1853492962">
    <w:abstractNumId w:val="0"/>
  </w:num>
  <w:num w:numId="34" w16cid:durableId="1886285484">
    <w:abstractNumId w:val="1"/>
  </w:num>
  <w:num w:numId="35" w16cid:durableId="2065638127">
    <w:abstractNumId w:val="32"/>
  </w:num>
  <w:num w:numId="36" w16cid:durableId="2124156051">
    <w:abstractNumId w:val="2"/>
  </w:num>
  <w:num w:numId="37" w16cid:durableId="370569031">
    <w:abstractNumId w:val="3"/>
  </w:num>
  <w:num w:numId="38" w16cid:durableId="440954546">
    <w:abstractNumId w:val="5"/>
  </w:num>
  <w:num w:numId="39" w16cid:durableId="829709879">
    <w:abstractNumId w:val="36"/>
  </w:num>
  <w:num w:numId="40" w16cid:durableId="971786068">
    <w:abstractNumId w:val="19"/>
  </w:num>
  <w:num w:numId="41" w16cid:durableId="72433208">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6"/>
  <w:proofState w:spelling="clean" w:grammar="dirty"/>
  <w:trackRevisions w:val="tru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F8F"/>
    <w:rsid w:val="00034616"/>
    <w:rsid w:val="00037F07"/>
    <w:rsid w:val="000435F4"/>
    <w:rsid w:val="000602C0"/>
    <w:rsid w:val="0006063C"/>
    <w:rsid w:val="00086AD7"/>
    <w:rsid w:val="00090729"/>
    <w:rsid w:val="00091375"/>
    <w:rsid w:val="000A1632"/>
    <w:rsid w:val="000D3312"/>
    <w:rsid w:val="000E3368"/>
    <w:rsid w:val="001051F2"/>
    <w:rsid w:val="00115CE2"/>
    <w:rsid w:val="001214D9"/>
    <w:rsid w:val="0015074B"/>
    <w:rsid w:val="001631B7"/>
    <w:rsid w:val="001662E7"/>
    <w:rsid w:val="001823B0"/>
    <w:rsid w:val="00182DF4"/>
    <w:rsid w:val="001B7432"/>
    <w:rsid w:val="001C2D3F"/>
    <w:rsid w:val="001D1404"/>
    <w:rsid w:val="001F3398"/>
    <w:rsid w:val="00211001"/>
    <w:rsid w:val="00212C0C"/>
    <w:rsid w:val="002160F7"/>
    <w:rsid w:val="00245A90"/>
    <w:rsid w:val="002617B2"/>
    <w:rsid w:val="0029639D"/>
    <w:rsid w:val="002A6E02"/>
    <w:rsid w:val="002C1EA4"/>
    <w:rsid w:val="002C385E"/>
    <w:rsid w:val="00304079"/>
    <w:rsid w:val="003130AB"/>
    <w:rsid w:val="00326F90"/>
    <w:rsid w:val="0037203D"/>
    <w:rsid w:val="00383367"/>
    <w:rsid w:val="00397B0C"/>
    <w:rsid w:val="004065CD"/>
    <w:rsid w:val="00420D4F"/>
    <w:rsid w:val="00425DAD"/>
    <w:rsid w:val="00445307"/>
    <w:rsid w:val="00453A27"/>
    <w:rsid w:val="004560FA"/>
    <w:rsid w:val="0046569C"/>
    <w:rsid w:val="00465DB2"/>
    <w:rsid w:val="00477F3F"/>
    <w:rsid w:val="00483B4A"/>
    <w:rsid w:val="00484FF6"/>
    <w:rsid w:val="004A0397"/>
    <w:rsid w:val="004A6B20"/>
    <w:rsid w:val="004B3110"/>
    <w:rsid w:val="004C5C90"/>
    <w:rsid w:val="00505316"/>
    <w:rsid w:val="005220A4"/>
    <w:rsid w:val="00540986"/>
    <w:rsid w:val="00556532"/>
    <w:rsid w:val="00563567"/>
    <w:rsid w:val="00565D9B"/>
    <w:rsid w:val="005758CB"/>
    <w:rsid w:val="00581512"/>
    <w:rsid w:val="005A5FA8"/>
    <w:rsid w:val="005C68CF"/>
    <w:rsid w:val="005D294A"/>
    <w:rsid w:val="005D3CD8"/>
    <w:rsid w:val="005E3682"/>
    <w:rsid w:val="005E560F"/>
    <w:rsid w:val="006045BC"/>
    <w:rsid w:val="00627FFD"/>
    <w:rsid w:val="006305B7"/>
    <w:rsid w:val="006330B6"/>
    <w:rsid w:val="00637A55"/>
    <w:rsid w:val="00643B40"/>
    <w:rsid w:val="00650650"/>
    <w:rsid w:val="006574D2"/>
    <w:rsid w:val="0067016D"/>
    <w:rsid w:val="00674F70"/>
    <w:rsid w:val="006A5122"/>
    <w:rsid w:val="006D680E"/>
    <w:rsid w:val="006D79BA"/>
    <w:rsid w:val="006F3CA7"/>
    <w:rsid w:val="006F700F"/>
    <w:rsid w:val="00733574"/>
    <w:rsid w:val="00744CE3"/>
    <w:rsid w:val="00763E3D"/>
    <w:rsid w:val="0076638B"/>
    <w:rsid w:val="007E1EAE"/>
    <w:rsid w:val="007E775B"/>
    <w:rsid w:val="007F76F1"/>
    <w:rsid w:val="008068B6"/>
    <w:rsid w:val="008143A7"/>
    <w:rsid w:val="0083216D"/>
    <w:rsid w:val="00832F38"/>
    <w:rsid w:val="00833B48"/>
    <w:rsid w:val="00861295"/>
    <w:rsid w:val="00863BE7"/>
    <w:rsid w:val="008660BC"/>
    <w:rsid w:val="00877557"/>
    <w:rsid w:val="008A3254"/>
    <w:rsid w:val="00902605"/>
    <w:rsid w:val="009111DA"/>
    <w:rsid w:val="00921115"/>
    <w:rsid w:val="009242B5"/>
    <w:rsid w:val="0096072D"/>
    <w:rsid w:val="009904DC"/>
    <w:rsid w:val="00996295"/>
    <w:rsid w:val="009C5DAB"/>
    <w:rsid w:val="009E744F"/>
    <w:rsid w:val="00A01388"/>
    <w:rsid w:val="00A04CE7"/>
    <w:rsid w:val="00A22CBF"/>
    <w:rsid w:val="00A25937"/>
    <w:rsid w:val="00A85D97"/>
    <w:rsid w:val="00A9377D"/>
    <w:rsid w:val="00AA1D05"/>
    <w:rsid w:val="00AA1D8D"/>
    <w:rsid w:val="00AF4B1B"/>
    <w:rsid w:val="00B0583C"/>
    <w:rsid w:val="00B20198"/>
    <w:rsid w:val="00B40EB0"/>
    <w:rsid w:val="00B47730"/>
    <w:rsid w:val="00B478F1"/>
    <w:rsid w:val="00B761A1"/>
    <w:rsid w:val="00B81A54"/>
    <w:rsid w:val="00B81C8D"/>
    <w:rsid w:val="00B93489"/>
    <w:rsid w:val="00B97D88"/>
    <w:rsid w:val="00BB28C7"/>
    <w:rsid w:val="00BB7595"/>
    <w:rsid w:val="00BC00BB"/>
    <w:rsid w:val="00BC4C3C"/>
    <w:rsid w:val="00BD5508"/>
    <w:rsid w:val="00BE07F0"/>
    <w:rsid w:val="00BE471E"/>
    <w:rsid w:val="00C00698"/>
    <w:rsid w:val="00C54442"/>
    <w:rsid w:val="00C750B3"/>
    <w:rsid w:val="00C94DEC"/>
    <w:rsid w:val="00C97B33"/>
    <w:rsid w:val="00CB0664"/>
    <w:rsid w:val="00CB4BE0"/>
    <w:rsid w:val="00D012D3"/>
    <w:rsid w:val="00D2500A"/>
    <w:rsid w:val="00D430B0"/>
    <w:rsid w:val="00D56115"/>
    <w:rsid w:val="00D90D3E"/>
    <w:rsid w:val="00DB26A0"/>
    <w:rsid w:val="00DC097D"/>
    <w:rsid w:val="00DF1534"/>
    <w:rsid w:val="00E00492"/>
    <w:rsid w:val="00E20DAC"/>
    <w:rsid w:val="00E22DCB"/>
    <w:rsid w:val="00E644A9"/>
    <w:rsid w:val="00E64D7F"/>
    <w:rsid w:val="00E66A82"/>
    <w:rsid w:val="00E7460D"/>
    <w:rsid w:val="00E82D1B"/>
    <w:rsid w:val="00EB1792"/>
    <w:rsid w:val="00EE294D"/>
    <w:rsid w:val="00EE3E3C"/>
    <w:rsid w:val="00EE4F71"/>
    <w:rsid w:val="00EF419D"/>
    <w:rsid w:val="00EF685E"/>
    <w:rsid w:val="00F25DEC"/>
    <w:rsid w:val="00F32BE4"/>
    <w:rsid w:val="00F3375C"/>
    <w:rsid w:val="00F505FE"/>
    <w:rsid w:val="00FB374C"/>
    <w:rsid w:val="00FB5629"/>
    <w:rsid w:val="00FC693F"/>
    <w:rsid w:val="02850F58"/>
    <w:rsid w:val="31756D72"/>
    <w:rsid w:val="33F6325B"/>
    <w:rsid w:val="374945F1"/>
    <w:rsid w:val="40D82C9D"/>
    <w:rsid w:val="41711D24"/>
    <w:rsid w:val="586FF6A1"/>
    <w:rsid w:val="774E18FE"/>
    <w:rsid w:val="7C3C1E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C89439"/>
  <w14:defaultImageDpi w14:val="300"/>
  <w15:docId w15:val="{34E04EDB-B603-4C9A-B03A-62913575E1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Noto Sans CJK TC" w:hAnsi="Noto Sans CJK TC" w:eastAsia="Noto Sans CJK TC"/>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1"/>
      </w:numPr>
      <w:contextualSpacing/>
    </w:pPr>
  </w:style>
  <w:style w:type="paragraph" w:styleId="ListBullet2">
    <w:name w:val="List Bullet 2"/>
    <w:basedOn w:val="Normal"/>
    <w:uiPriority w:val="99"/>
    <w:unhideWhenUsed/>
    <w:rsid w:val="00326F90"/>
    <w:pPr>
      <w:numPr>
        <w:numId w:val="29"/>
      </w:numPr>
      <w:contextualSpacing/>
    </w:pPr>
  </w:style>
  <w:style w:type="paragraph" w:styleId="ListBullet3">
    <w:name w:val="List Bullet 3"/>
    <w:basedOn w:val="Normal"/>
    <w:uiPriority w:val="99"/>
    <w:unhideWhenUsed/>
    <w:rsid w:val="00326F90"/>
    <w:pPr>
      <w:numPr>
        <w:numId w:val="38"/>
      </w:numPr>
      <w:contextualSpacing/>
    </w:pPr>
  </w:style>
  <w:style w:type="paragraph" w:styleId="ListNumber">
    <w:name w:val="List Number"/>
    <w:basedOn w:val="Normal"/>
    <w:uiPriority w:val="99"/>
    <w:unhideWhenUsed/>
    <w:rsid w:val="00326F90"/>
    <w:pPr>
      <w:numPr>
        <w:numId w:val="28"/>
      </w:numPr>
      <w:contextualSpacing/>
    </w:pPr>
  </w:style>
  <w:style w:type="paragraph" w:styleId="ListNumber2">
    <w:name w:val="List Number 2"/>
    <w:basedOn w:val="Normal"/>
    <w:uiPriority w:val="99"/>
    <w:unhideWhenUsed/>
    <w:rsid w:val="0029639D"/>
    <w:pPr>
      <w:numPr>
        <w:numId w:val="37"/>
      </w:numPr>
      <w:contextualSpacing/>
    </w:pPr>
  </w:style>
  <w:style w:type="paragraph" w:styleId="ListNumber3">
    <w:name w:val="List Number 3"/>
    <w:basedOn w:val="Normal"/>
    <w:uiPriority w:val="99"/>
    <w:unhideWhenUsed/>
    <w:rsid w:val="0029639D"/>
    <w:pPr>
      <w:numPr>
        <w:numId w:val="3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586FF6A1"/>
    <w:rPr>
      <w:color w:val="0000FF"/>
      <w:u w:val="single"/>
    </w:r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rFonts w:ascii="Noto Sans CJK TC" w:hAnsi="Noto Sans CJK TC" w:eastAsia="Noto Sans CJK TC"/>
      <w:sz w:val="20"/>
      <w:szCs w:val="20"/>
    </w:rPr>
  </w:style>
  <w:style w:type="character" w:styleId="CommentReference">
    <w:name w:val="Comment Reference"/>
    <w:basedOn w:val="DefaultParagraphFont"/>
    <w:uiPriority w:val="99"/>
    <w:semiHidden/>
    <w:unhideWhenUsed/>
    <w:rPr>
      <w:sz w:val="16"/>
      <w:szCs w:val="16"/>
    </w:rPr>
  </w:style>
  <w:style w:type="paragraph" w:styleId="Revision">
    <w:name w:val="Revision"/>
    <w:hidden/>
    <w:uiPriority w:val="99"/>
    <w:semiHidden/>
    <w:rsid w:val="00D012D3"/>
    <w:pPr>
      <w:spacing w:after="0" w:line="240" w:lineRule="auto"/>
    </w:pPr>
    <w:rPr>
      <w:rFonts w:ascii="Noto Sans CJK TC" w:hAnsi="Noto Sans CJK TC" w:eastAsia="Noto Sans CJK TC"/>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microsoft.com/office/2020/10/relationships/intelligence" Target="intelligence2.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5D6F9A-2B53-49AA-9616-FCFADD58DB0C}">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Guest User</lastModifiedBy>
  <revision>28</revision>
  <dcterms:created xsi:type="dcterms:W3CDTF">2026-06-30T00:02:00.0000000Z</dcterms:created>
  <dcterms:modified xsi:type="dcterms:W3CDTF">2026-07-02T03:41:07.8296536Z</dcterms:modified>
  <category/>
</coreProperties>
</file>